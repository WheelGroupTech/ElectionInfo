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Election Code, Chapters 67 and 127, as Amended by the Bipartisan Pre-Canvass Reconciliation Bill</w:t>
      </w:r>
    </w:p>
    <w:p>
      <w:pPr>
        <w:spacing w:after="120"/>
      </w:pPr>
      <w:r>
        <w:t xml:space="preserve">Draft for the 90th Legislature, Regular Session (2027). This document shows the current text of the Election Code sections the bill amends, with the bill's changes marked in place. It is a working aid, not the bill itself. The bill text, findings, and transition sections are in 1_Bill_Text.md.</w:t>
      </w:r>
    </w:p>
    <w:p>
      <w:pPr>
        <w:spacing w:after="120"/>
      </w:pPr>
      <w:r>
        <w:t xml:space="preserve">Source of current text: the Election Code chapter files in "Election Code-2026-10-05.doc.zip" (statutes as of October 5, 2026, including the 89th Legislature's 2025 amendments). Current text is reproduced as it appears in those files, including the dual-version notes that S.B. 2753 (2025) added to Section 67.004.</w:t>
      </w:r>
    </w:p>
    <w:p>
      <w:pPr>
        <w:pStyle w:val="Heading1"/>
      </w:pPr>
      <w:r>
        <w:t xml:space="preserve">How to read the markup</w:t>
      </w:r>
    </w:p>
    <w:p>
      <w:pPr>
        <w:spacing w:after="120"/>
      </w:pPr>
      <w:r>
        <w:rPr>
          <w:b/>
          <w:bCs/>
          <w:u w:val="single"/>
        </w:rPr>
        <w:t xml:space="preserve">Underlined text</w:t>
      </w:r>
      <w:r>
        <w:t xml:space="preserve"> indicates language the bill adds. Every change in this bill is an addition, so nothing is struck through. Under Texas practice, deleted language would appear [struck through and bracketed].</w:t>
      </w:r>
    </w:p>
    <w:p>
      <w:pPr>
        <w:spacing w:after="120"/>
      </w:pPr>
      <w:r>
        <w:t xml:space="preserve">In the tracked-changes version of this document, the same additions appear as Word insertions. Accepting all changes produces the Election Code as it would read if the bill passed.</w:t>
      </w:r>
    </w:p>
    <w:p>
      <w:pPr>
        <w:spacing w:after="120"/>
      </w:pPr>
      <w:r>
        <w:t xml:space="preserve">Sections shown: Section 67.003 (time for local canvass, new Subsection (d)); Section 67.004 (procedure for local canvass, new Subsections (h) through (j)); and Chapter 127, Subchapter J (shown for placement) followed by new Subchapter K, Sections 127.401 through 127.431. Other chapters the bill refers to (65, 66, 87, 129, 213, 273) are cross-referenced but not amended.</w:t>
      </w:r>
    </w:p>
    <w:p>
      <w:pPr>
        <w:pStyle w:val="Heading1"/>
      </w:pPr>
      <w:r>
        <w:t xml:space="preserve">Where the current text differs from what the draft assumed</w:t>
      </w:r>
    </w:p>
    <w:p>
      <w:pPr>
        <w:pStyle w:val="ListParagraph"/>
        <w:numPr>
          <w:ilvl w:val="0"/>
          <w:numId w:val="2"/>
        </w:numPr>
        <w:spacing w:after="80"/>
      </w:pPr>
      <w:r>
        <w:t xml:space="preserve">Section 127.201(b-2), added by S.B. 827 (2025): in an election with a statewide risk-limiting audit, the hand count may not begin until the Secretary of State certifies the audit complete, and it may run to the 30th day after election day or a later deadline set by the Secretary. The draft assumed the hand count could usually finish before the canvass. Sections 127.410(d) and 127.418(d) have been conformed: in those elections the hand-count comparison goes into the supplemental report, which is now due by the later of the 45th day or 15 days after the hand count ends.</w:t>
      </w:r>
    </w:p>
    <w:p>
      <w:pPr>
        <w:pStyle w:val="ListParagraph"/>
        <w:numPr>
          <w:ilvl w:val="0"/>
          <w:numId w:val="2"/>
        </w:numPr>
        <w:spacing w:after="80"/>
      </w:pPr>
      <w:r>
        <w:t xml:space="preserve">Section 127.201(b-1): the early voting ballot board performs the hand count at the custodian's direction. That fits the bill (co-judges observe it under Section 127.408(a)(7)) and needs no change.</w:t>
      </w:r>
    </w:p>
    <w:p>
      <w:pPr>
        <w:pStyle w:val="ListParagraph"/>
        <w:numPr>
          <w:ilvl w:val="0"/>
          <w:numId w:val="2"/>
        </w:numPr>
        <w:spacing w:after="80"/>
      </w:pPr>
      <w:r>
        <w:t xml:space="preserve">Section 66.058(b-1): voted-ballot containers may not be opened "except as permitted by this code." The draft's "notwithstanding Section 66.058" clause now cites Subsection (b-1) specifically, and no amendment to Section 66.058 is needed.</w:t>
      </w:r>
    </w:p>
    <w:p>
      <w:pPr>
        <w:pStyle w:val="ListParagraph"/>
        <w:numPr>
          <w:ilvl w:val="0"/>
          <w:numId w:val="2"/>
        </w:numPr>
        <w:spacing w:after="80"/>
      </w:pPr>
      <w:r>
        <w:t xml:space="preserve">Section 127.093(d), amended in 2025: central counting equipment must be tested immediately after each count. This supports the bill's re-acceptance path (Section 127.423) and needs no change.</w:t>
      </w:r>
    </w:p>
    <w:p>
      <w:pPr>
        <w:pStyle w:val="ListParagraph"/>
        <w:numPr>
          <w:ilvl w:val="0"/>
          <w:numId w:val="2"/>
        </w:numPr>
        <w:spacing w:after="80"/>
      </w:pPr>
      <w:r>
        <w:t xml:space="preserve">Section 129.023(c-2) defines the "representative sample" for L&amp;A hash validation as ten devices or five percent of each type, whichever is fewer. The bill's integrity examination goes further (all EMS and central tabulators, plus a random sample), consistent with the draft.</w:t>
      </w:r>
    </w:p>
    <w:p>
      <w:pPr>
        <w:pStyle w:val="ListParagraph"/>
        <w:numPr>
          <w:ilvl w:val="0"/>
          <w:numId w:val="2"/>
        </w:numPr>
        <w:spacing w:after="80"/>
      </w:pPr>
      <w:r>
        <w:t xml:space="preserve">Section 1.006(b): when a deadline falls on a weekend or holiday and is extended, dependent dates move with it. The examination closing date in Section 127.418 is tied to the last canvass day, so it moves too. No change is needed, but sponsors should know.</w:t>
      </w:r>
    </w:p>
    <w:p>
      <w:pPr>
        <w:pStyle w:val="ListParagraph"/>
        <w:numPr>
          <w:ilvl w:val="0"/>
          <w:numId w:val="2"/>
        </w:numPr>
        <w:spacing w:after="80"/>
      </w:pPr>
      <w:r>
        <w:t xml:space="preserve">Confirmed as assumed: Section 67.003 has no Subsection (a) (repealed in 2017); Section 67.004 runs through Subsection (g); Chapter 127 ends with Subchapter J, Section 127.351; Section 127.005(e) pairs central-counting-station judges only in elections with judges appointed under Section 32.002; Sections 87.002(d), 87.027(i)-(j), and 273.061 read as the bill describes.</w:t>
      </w:r>
    </w:p>
    <w:p>
      <w:pPr>
        <w:pageBreakBefore/>
      </w:pPr>
    </w:p>
    <w:p>
      <w:pPr>
        <w:spacing w:after="60"/>
        <w:jc w:val="center"/>
      </w:pPr>
      <w:r>
        <w:rPr>
          <w:b/>
          <w:bCs/>
        </w:rPr>
        <w:t xml:space="preserve">ELECTION CODE</w:t>
      </w:r>
    </w:p>
    <w:p>
      <w:pPr>
        <w:spacing w:after="60"/>
        <w:jc w:val="center"/>
      </w:pPr>
      <w:r>
        <w:rPr>
          <w:b/>
          <w:bCs/>
        </w:rPr>
        <w:t xml:space="preserve">TITLE 6. CONDUCT OF ELECTIONS</w:t>
      </w:r>
    </w:p>
    <w:p>
      <w:pPr>
        <w:spacing w:after="60"/>
        <w:jc w:val="center"/>
      </w:pPr>
      <w:r>
        <w:rPr>
          <w:b/>
          <w:bCs/>
        </w:rPr>
        <w:t xml:space="preserve">CHAPTER 67. CANVASSING ELECTIONS</w:t>
      </w:r>
    </w:p>
    <w:p>
      <w:pPr>
        <w:spacing w:after="120" w:before="120"/>
        <w:jc w:val="center"/>
      </w:pPr>
      <w:r>
        <w:t xml:space="preserve">*  *  *</w:t>
      </w:r>
    </w:p>
    <w:p>
      <w:pPr>
        <w:spacing w:after="100" w:before="200"/>
        <w:ind w:left="0"/>
      </w:pPr>
      <w:r>
        <w:t xml:space="preserve">Sec. 67.003.  TIME FOR LOCAL CANVASS.  (a)  Repealed by Acts 2017, 85th Leg., R.S., Ch. 992 (H.B. 929), Sec. 3, eff. September 1, 2017.</w:t>
      </w:r>
    </w:p>
    <w:p>
      <w:pPr>
        <w:spacing w:after="100" w:before="0"/>
        <w:ind w:left="0"/>
      </w:pPr>
      <w:r>
        <w:t xml:space="preserve">(b)  Except as provided by Subsection (c), each local canvassing authority shall convene to conduct the local canvass at the time set by the canvassing authority's presiding officer not later than the 11th day after election day and not earlier than the later of:</w:t>
      </w:r>
    </w:p>
    <w:p>
      <w:pPr>
        <w:spacing w:after="100" w:before="0"/>
        <w:ind w:left="720"/>
      </w:pPr>
      <w:r>
        <w:t xml:space="preserve">(1)  the third day after election day;</w:t>
      </w:r>
    </w:p>
    <w:p>
      <w:pPr>
        <w:spacing w:after="100" w:before="0"/>
        <w:ind w:left="720"/>
      </w:pPr>
      <w:r>
        <w:t xml:space="preserve">(2)  the date on which the early voting ballot board has verified and counted all provisional ballots, if a provisional ballot has been cast in the election; or</w:t>
      </w:r>
    </w:p>
    <w:p>
      <w:pPr>
        <w:spacing w:after="100" w:before="0"/>
        <w:ind w:left="720"/>
      </w:pPr>
      <w:r>
        <w:t xml:space="preserve">(3)  the date on which all timely received ballots cast from addresses outside of the United States are counted, if a ballot to be voted by mail in the election was provided to a person outside of the United States.</w:t>
      </w:r>
    </w:p>
    <w:p>
      <w:pPr>
        <w:spacing w:after="100" w:before="0"/>
        <w:ind w:left="0"/>
      </w:pPr>
      <w:r>
        <w:t xml:space="preserve">(c)  In an election described by Section 65.051(a-1), the time for the local canvass may be set not later than the 14th day after election day.</w:t>
      </w:r>
    </w:p>
    <w:p>
      <w:pPr>
        <w:spacing w:after="100" w:before="0"/>
        <w:ind w:left="0"/>
        <w:rPr>
          <w:ins w:id="90001" w:author="Co-Judge Bill Draft" w:date="2026-10-06T00:00:00Z"/>
        </w:rPr>
      </w:pPr>
      <w:ins w:id="1" w:author="Co-Judge Bill Draft" w:date="2026-10-06T00:00:00Z">
        <w:r>
          <w:t xml:space="preserve">(d)  If a pre-canvass reconciliation examination is conducted in the election under Subchapter K, Chapter 127, the presiding officer of the local canvassing authority shall set the time for the local canvass on a date that is not earlier than the day after the examination closing date determined under Section 127.418. The time for the local canvass may not be set later than the latest date permitted by Subsection (b) or (c), as applicable. The conduct of an examination does not extend the period for the local canvass, and the failure of an examination to be completed does not prevent or delay the canvass.</w:t>
        </w:r>
      </w:ins>
    </w:p>
    <w:p>
      <w:pPr>
        <w:spacing w:after="40"/>
      </w:pPr>
      <w:r>
        <w:rPr>
          <w:sz w:val="18"/>
          <w:szCs w:val="18"/>
        </w:rPr>
        <w:t xml:space="preserve">Acts 1985, 69th Leg., ch. 211, Sec. 1, eff. Jan. 1, 1986.  Amended by Acts 1993, 73rd Leg., ch. 728, Sec. 22, eff. Sept. 1, 1993;  Acts 1997, 75th Leg., ch. 1349, Sec. 31, eff. Sept. 1, 1997;  Acts 2003, 78th Leg., ch. 1315, Sec. 42, eff. Jan. 1, 2004;  Acts 2003, 78th Leg., ch. 1316, Sec. 17, eff. Sept. 1, 2003;  Acts 2003, 78th Leg., 3rd C.S., ch. 1, Sec. 3, eff. Jan. 11, 2004.</w:t>
      </w:r>
    </w:p>
    <w:p>
      <w:pPr>
        <w:spacing w:after="40"/>
      </w:pPr>
      <w:r>
        <w:rPr>
          <w:sz w:val="18"/>
          <w:szCs w:val="18"/>
        </w:rPr>
        <w:t xml:space="preserve">Amended by: </w:t>
      </w:r>
    </w:p>
    <w:p>
      <w:pPr>
        <w:spacing w:after="40"/>
      </w:pPr>
      <w:r>
        <w:rPr>
          <w:sz w:val="18"/>
          <w:szCs w:val="18"/>
        </w:rPr>
        <w:t xml:space="preserve">Acts 2005, 79th Leg., Ch. 471 (H.B. 57), Sec. 7, eff. October 1, 2005.</w:t>
      </w:r>
    </w:p>
    <w:p>
      <w:pPr>
        <w:spacing w:after="40"/>
      </w:pPr>
      <w:r>
        <w:rPr>
          <w:sz w:val="18"/>
          <w:szCs w:val="18"/>
        </w:rPr>
        <w:t xml:space="preserve">Acts 2013, 83rd Leg., R.S., Ch. 891 (H.B. 985), Sec. 3, eff. September 1, 2013.</w:t>
      </w:r>
    </w:p>
    <w:p>
      <w:pPr>
        <w:spacing w:after="40"/>
      </w:pPr>
      <w:r>
        <w:rPr>
          <w:sz w:val="18"/>
          <w:szCs w:val="18"/>
        </w:rPr>
        <w:t xml:space="preserve">Acts 2017, 85th Leg., R.S., Ch. 992 (H.B. 929), Sec. 1, eff. September 1, 2017.</w:t>
      </w:r>
    </w:p>
    <w:p>
      <w:pPr>
        <w:spacing w:after="40"/>
      </w:pPr>
      <w:r>
        <w:rPr>
          <w:sz w:val="18"/>
          <w:szCs w:val="18"/>
        </w:rPr>
        <w:t xml:space="preserve">Acts 2017, 85th Leg., R.S., Ch. 992 (H.B. 929), Sec. 3, eff. September 1, 2017.</w:t>
      </w:r>
    </w:p>
    <w:p>
      <w:pPr>
        <w:spacing w:after="100" w:before="200"/>
        <w:ind w:left="0"/>
      </w:pPr>
      <w:r>
        <w:t xml:space="preserve">Sec. 67.004.  PROCEDURE FOR LOCAL CANVASS.  (a)  At the time set for convening the canvassing authority for the local canvass, the presiding officer of the canvassing authority shall deliver the sealed precinct returns to the authority.  The authority shall open the returns for each precinct and canvass them as provided by this section.  Two members of the authority constitute a quorum for purposes of canvassing an election.</w:t>
      </w:r>
    </w:p>
    <w:p>
      <w:pPr>
        <w:spacing w:after="80" w:before="80"/>
      </w:pPr>
      <w:r>
        <w:rPr>
          <w:i/>
          <w:iCs/>
          <w:sz w:val="20"/>
          <w:szCs w:val="20"/>
        </w:rPr>
        <w:t xml:space="preserve">Text of subsection prior to the amendments made by Acts 2025, 89th Leg., R.S., Ch. 1184 (S.B. 2753), Sec. 12, eff. September 1, 2025.  Applies to elections ordered before the date the Secretary of State issues the report required by Acts 2025, 89th Leg., R.S., Ch. 1184 (S.B. 2753), Sec. 32, eff. September 1, 2025. </w:t>
      </w:r>
    </w:p>
    <w:p>
      <w:pPr>
        <w:spacing w:after="100" w:before="0"/>
        <w:ind w:left="0"/>
      </w:pPr>
      <w:r>
        <w:t xml:space="preserve">(b)  The canvassing authority shall prepare a tabulation stating for each candidate and for and against each measure:</w:t>
      </w:r>
    </w:p>
    <w:p>
      <w:pPr>
        <w:spacing w:after="100" w:before="0"/>
        <w:ind w:left="720"/>
      </w:pPr>
      <w:r>
        <w:t xml:space="preserve">(1)  the total number of votes received in each precinct;  and</w:t>
      </w:r>
    </w:p>
    <w:p>
      <w:pPr>
        <w:spacing w:after="100" w:before="0"/>
        <w:ind w:left="720"/>
      </w:pPr>
      <w:r>
        <w:t xml:space="preserve">(2)  the sum of the precinct totals tabulated under Subdivision (1).</w:t>
      </w:r>
    </w:p>
    <w:p>
      <w:pPr>
        <w:spacing w:after="80" w:before="80"/>
      </w:pPr>
      <w:r>
        <w:rPr>
          <w:i/>
          <w:iCs/>
          <w:sz w:val="20"/>
          <w:szCs w:val="20"/>
        </w:rPr>
        <w:t xml:space="preserve">Text of subsection as amended by Acts 2025, 89th Leg., R.S., Ch. 1184 (S.B. 2753), Sec. 12, eff. September 1, 2025.  Applies to elections ordered on or after the date the Secretary of State issues the report required by Acts 2025, 89th Leg., R.S., Ch. 1184 (S.B. 2753), Sec. 32, eff. September 1, 2025.</w:t>
      </w:r>
    </w:p>
    <w:p>
      <w:pPr>
        <w:spacing w:after="100" w:before="0"/>
        <w:ind w:left="0"/>
      </w:pPr>
      <w:r>
        <w:t xml:space="preserve">(b)  The canvassing authority shall prepare a tabulation stating for each candidate and for and against each measure:</w:t>
      </w:r>
    </w:p>
    <w:p>
      <w:pPr>
        <w:spacing w:after="100" w:before="0"/>
        <w:ind w:left="720"/>
      </w:pPr>
      <w:r>
        <w:t xml:space="preserve">(1)  the total number of votes received in each precinct;</w:t>
      </w:r>
    </w:p>
    <w:p>
      <w:pPr>
        <w:spacing w:after="100" w:before="0"/>
        <w:ind w:left="720"/>
      </w:pPr>
      <w:r>
        <w:t xml:space="preserve">(2)  the total number of votes received in each polling location; and</w:t>
      </w:r>
    </w:p>
    <w:p>
      <w:pPr>
        <w:spacing w:after="100" w:before="0"/>
        <w:ind w:left="720"/>
      </w:pPr>
      <w:r>
        <w:t xml:space="preserve">(3)  the sum of the precinct totals tabulated under Subdivision (1).</w:t>
      </w:r>
    </w:p>
    <w:p>
      <w:pPr>
        <w:spacing w:after="80" w:before="80"/>
      </w:pPr>
      <w:r>
        <w:rPr>
          <w:i/>
          <w:iCs/>
          <w:sz w:val="20"/>
          <w:szCs w:val="20"/>
        </w:rPr>
        <w:t xml:space="preserve">Text of subsection prior to the amendments made by Acts 2025, 89th Leg., R.S., Ch. 1184 (S.B. 2753), Sec. 12, eff. September 1, 2025.  Applies to elections ordered before the date the Secretary of State issues the report required by Acts 2025, 89th Leg., R.S., Ch. 1184 (S.B. 2753), Sec. 32, eff. September 1, 2025. </w:t>
      </w:r>
    </w:p>
    <w:p>
      <w:pPr>
        <w:spacing w:after="100" w:before="0"/>
        <w:ind w:left="0"/>
      </w:pPr>
      <w:r>
        <w:t xml:space="preserve">(b-1)  The tabulation in Subsection (b) must also include for each precinct the total number of voters who cast a ballot for a candidate or for or against a measure in the election.  The secretary of state shall prescribe any procedures necessary to implement this subsection.</w:t>
      </w:r>
    </w:p>
    <w:p>
      <w:pPr>
        <w:spacing w:after="80" w:before="80"/>
      </w:pPr>
      <w:r>
        <w:rPr>
          <w:i/>
          <w:iCs/>
          <w:sz w:val="20"/>
          <w:szCs w:val="20"/>
        </w:rPr>
        <w:t xml:space="preserve">Text of subsection as amended by Acts 2025, 89th Leg., R.S., Ch. 1184 (S.B. 2753), Sec. 12, eff. September 1, 2025.  Applies to elections ordered on or after the date the Secretary of State issues the report required by Acts 2025, 89th Leg., R.S., Ch. 1184 (S.B. 2753), Sec. 32, eff. September 1, 2025.</w:t>
      </w:r>
    </w:p>
    <w:p>
      <w:pPr>
        <w:spacing w:after="100" w:before="0"/>
        <w:ind w:left="0"/>
      </w:pPr>
      <w:r>
        <w:t xml:space="preserve">(b-1)  The tabulation in Subsection (b) must also include for each precinct and for each polling location the total number of voters who cast a ballot for a candidate or for or against a measure in the election.  The secretary of state shall prescribe any procedures necessary to implement this subsection.</w:t>
      </w:r>
    </w:p>
    <w:p>
      <w:pPr>
        <w:spacing w:after="100" w:before="0"/>
        <w:ind w:left="0"/>
      </w:pPr>
      <w:r>
        <w:t xml:space="preserve">(c)  The canvassing authority may prepare the tabulation as a separate document or may enter the tabulation directly in the local election register maintained for the authority.  The authority shall attach or include as part of the tabulation the report of early voting votes by precinct received under Section 87.1231.</w:t>
      </w:r>
    </w:p>
    <w:p>
      <w:pPr>
        <w:spacing w:after="100" w:before="0"/>
        <w:ind w:left="0"/>
      </w:pPr>
      <w:r>
        <w:t xml:space="preserve">(d)  The canvassing authority may compare the precinct returns with the corresponding tally list.  If a discrepancy is discovered between the vote totals shown on the returns and those shown on the tally list for a precinct, the presiding judge of the precinct shall examine the returns and tally list and make the necessary corrections on the returns.</w:t>
      </w:r>
    </w:p>
    <w:p>
      <w:pPr>
        <w:spacing w:after="100" w:before="0"/>
        <w:ind w:left="0"/>
      </w:pPr>
      <w:r>
        <w:t xml:space="preserve">(e)  On completion of the canvass, the presiding officer of the canvassing authority shall deliver the tabulation to the custodian of the local election register unless it is entered directly in the election register.  The custodian shall preserve the tabulation for the period for preserving the precinct election records.</w:t>
      </w:r>
    </w:p>
    <w:p>
      <w:pPr>
        <w:spacing w:after="100" w:before="0"/>
        <w:ind w:left="0"/>
      </w:pPr>
      <w:r>
        <w:t xml:space="preserve">(f)  On completion of the canvass, the presiding officer of the canvassing authority shall deliver the precinct returns, tally lists, and early voting precinct report used in the canvass to the general custodian of election records.  The custodian shall preserve them for the period for preserving the precinct election records.</w:t>
      </w:r>
    </w:p>
    <w:p>
      <w:pPr>
        <w:spacing w:after="100" w:before="0"/>
        <w:ind w:left="0"/>
      </w:pPr>
      <w:r>
        <w:t xml:space="preserve">(g)  The presiding officer of the canvassing authority shall note the completion of the canvass in the minutes or in the recording required by Section 551.021, Government Code.</w:t>
      </w:r>
    </w:p>
    <w:p>
      <w:pPr>
        <w:spacing w:after="100" w:before="0"/>
        <w:ind w:left="0"/>
        <w:rPr>
          <w:ins w:id="90002" w:author="Co-Judge Bill Draft" w:date="2026-10-06T00:00:00Z"/>
        </w:rPr>
      </w:pPr>
      <w:ins w:id="2" w:author="Co-Judge Bill Draft" w:date="2026-10-06T00:00:00Z">
        <w:r>
          <w:t xml:space="preserve">(h)  In an election in which a pre-canvass reconciliation examination was conducted under Subchapter K, Chapter 127, the general custodian of election records shall deliver to the canvassing authority, at the time the precinct returns are delivered under Subsection (a):</w:t>
        </w:r>
      </w:ins>
    </w:p>
    <w:p>
      <w:pPr>
        <w:spacing w:after="100" w:before="0"/>
        <w:ind w:left="720"/>
        <w:rPr>
          <w:ins w:id="90003" w:author="Co-Judge Bill Draft" w:date="2026-10-06T00:00:00Z"/>
        </w:rPr>
      </w:pPr>
      <w:ins w:id="3" w:author="Co-Judge Bill Draft" w:date="2026-10-06T00:00:00Z">
        <w:r>
          <w:t xml:space="preserve">(1)  the assurance statement prepared under Section 127.412;</w:t>
        </w:r>
      </w:ins>
    </w:p>
    <w:p>
      <w:pPr>
        <w:spacing w:after="100" w:before="0"/>
        <w:ind w:left="720"/>
        <w:rPr>
          <w:ins w:id="90004" w:author="Co-Judge Bill Draft" w:date="2026-10-06T00:00:00Z"/>
        </w:rPr>
      </w:pPr>
      <w:ins w:id="4" w:author="Co-Judge Bill Draft" w:date="2026-10-06T00:00:00Z">
        <w:r>
          <w:t xml:space="preserve">(2)  the master discrepancy and resolution log prepared under Section 127.412; and</w:t>
        </w:r>
      </w:ins>
    </w:p>
    <w:p>
      <w:pPr>
        <w:spacing w:after="100" w:before="0"/>
        <w:ind w:left="720"/>
        <w:rPr>
          <w:ins w:id="90005" w:author="Co-Judge Bill Draft" w:date="2026-10-06T00:00:00Z"/>
        </w:rPr>
      </w:pPr>
      <w:ins w:id="5" w:author="Co-Judge Bill Draft" w:date="2026-10-06T00:00:00Z">
        <w:r>
          <w:t xml:space="preserve">(3)  each item referred to the canvassing authority under Section 127.417.</w:t>
        </w:r>
      </w:ins>
    </w:p>
    <w:p>
      <w:pPr>
        <w:spacing w:after="100" w:before="0"/>
        <w:ind w:left="0"/>
        <w:rPr>
          <w:ins w:id="90006" w:author="Co-Judge Bill Draft" w:date="2026-10-06T00:00:00Z"/>
        </w:rPr>
      </w:pPr>
      <w:ins w:id="6" w:author="Co-Judge Bill Draft" w:date="2026-10-06T00:00:00Z">
        <w:r>
          <w:t xml:space="preserve">(i)  The canvassing authority shall consider the documents delivered under Subsection (h) in making a comparison under Subsection (d), may direct that a correction be made under Subsection (d) if the correction is otherwise authorized by law, and shall enter the documents in or attach them to the minutes or other record of the canvass.</w:t>
        </w:r>
      </w:ins>
    </w:p>
    <w:p>
      <w:pPr>
        <w:spacing w:after="100" w:before="0"/>
        <w:ind w:left="0"/>
        <w:rPr>
          <w:ins w:id="90007" w:author="Co-Judge Bill Draft" w:date="2026-10-06T00:00:00Z"/>
        </w:rPr>
      </w:pPr>
      <w:ins w:id="7" w:author="Co-Judge Bill Draft" w:date="2026-10-06T00:00:00Z">
        <w:r>
          <w:t xml:space="preserve">(j)  The canvassing authority may not refuse to conduct the canvass, or delay the canvass beyond the latest date permitted by Section 67.003, because of:</w:t>
        </w:r>
      </w:ins>
    </w:p>
    <w:p>
      <w:pPr>
        <w:spacing w:after="100" w:before="0"/>
        <w:ind w:left="720"/>
        <w:rPr>
          <w:ins w:id="90008" w:author="Co-Judge Bill Draft" w:date="2026-10-06T00:00:00Z"/>
        </w:rPr>
      </w:pPr>
      <w:ins w:id="8" w:author="Co-Judge Bill Draft" w:date="2026-10-06T00:00:00Z">
        <w:r>
          <w:t xml:space="preserve">(1)  the content of a document delivered under Subsection (h);</w:t>
        </w:r>
      </w:ins>
    </w:p>
    <w:p>
      <w:pPr>
        <w:spacing w:after="100" w:before="0"/>
        <w:ind w:left="720"/>
        <w:rPr>
          <w:ins w:id="90009" w:author="Co-Judge Bill Draft" w:date="2026-10-06T00:00:00Z"/>
        </w:rPr>
      </w:pPr>
      <w:ins w:id="9" w:author="Co-Judge Bill Draft" w:date="2026-10-06T00:00:00Z">
        <w:r>
          <w:t xml:space="preserve">(2)  a dissent recorded under Section 127.416;</w:t>
        </w:r>
      </w:ins>
    </w:p>
    <w:p>
      <w:pPr>
        <w:spacing w:after="100" w:before="0"/>
        <w:ind w:left="720"/>
        <w:rPr>
          <w:ins w:id="90010" w:author="Co-Judge Bill Draft" w:date="2026-10-06T00:00:00Z"/>
        </w:rPr>
      </w:pPr>
      <w:ins w:id="10" w:author="Co-Judge Bill Draft" w:date="2026-10-06T00:00:00Z">
        <w:r>
          <w:t xml:space="preserve">(3)  an item that is unresolved or referred under Section 127.417; or</w:t>
        </w:r>
      </w:ins>
    </w:p>
    <w:p>
      <w:pPr>
        <w:spacing w:after="100" w:before="0"/>
        <w:ind w:left="720"/>
        <w:rPr>
          <w:ins w:id="90011" w:author="Co-Judge Bill Draft" w:date="2026-10-06T00:00:00Z"/>
        </w:rPr>
      </w:pPr>
      <w:ins w:id="11" w:author="Co-Judge Bill Draft" w:date="2026-10-06T00:00:00Z">
        <w:r>
          <w:t xml:space="preserve">(4)  the failure of an examination under Subchapter K, Chapter 127, to be completed.</w:t>
        </w:r>
      </w:ins>
    </w:p>
    <w:p>
      <w:pPr>
        <w:spacing w:after="40"/>
      </w:pPr>
      <w:r>
        <w:rPr>
          <w:sz w:val="18"/>
          <w:szCs w:val="18"/>
        </w:rPr>
        <w:t xml:space="preserve">Acts 1985, 69th Leg., ch. 211, Sec. 1, eff. Jan. 1, 1986.  Amended by Acts 1989, 71st Leg., ch. 114, Sec. 10, eff. Sept. 1, 1989;  Acts 1991, 72nd Leg., ch. 203, Sec. 1.01, 2.51;  Acts 1991, 72nd Leg., ch. 554, Sec. 22, eff. Sept. 1, 1991;  Acts 1993, 73rd Leg., ch. 728, Sec. 23, eff. Sept. 1, 1993;  Acts 1997, 75th Leg., ch. 1349, Sec. 32, eff. Sept. 1, 1997.</w:t>
      </w:r>
    </w:p>
    <w:p>
      <w:pPr>
        <w:spacing w:after="40"/>
      </w:pPr>
      <w:r>
        <w:rPr>
          <w:sz w:val="18"/>
          <w:szCs w:val="18"/>
        </w:rPr>
        <w:t xml:space="preserve">Amended by: </w:t>
      </w:r>
    </w:p>
    <w:p>
      <w:pPr>
        <w:spacing w:after="40"/>
      </w:pPr>
      <w:r>
        <w:rPr>
          <w:sz w:val="18"/>
          <w:szCs w:val="18"/>
        </w:rPr>
        <w:t xml:space="preserve">Acts 2005, 79th Leg., Ch. 1107 (H.B. 2309), Sec. 1.14, eff. September 1, 2005.</w:t>
      </w:r>
    </w:p>
    <w:p>
      <w:pPr>
        <w:spacing w:after="40"/>
      </w:pPr>
      <w:r>
        <w:rPr>
          <w:sz w:val="18"/>
          <w:szCs w:val="18"/>
        </w:rPr>
        <w:t xml:space="preserve">Acts 2017, 85th Leg., R.S., Ch. 86 (H.B. 1001), Sec. 1, eff. September 1, 2017.</w:t>
      </w:r>
    </w:p>
    <w:p>
      <w:pPr>
        <w:spacing w:after="40"/>
      </w:pPr>
      <w:r>
        <w:rPr>
          <w:sz w:val="18"/>
          <w:szCs w:val="18"/>
        </w:rPr>
        <w:t xml:space="preserve">Acts 2025, 89th Leg., R.S., Ch. 1184 (S.B. 2753), Sec. 12, eff. September 1, 2025.</w:t>
      </w:r>
    </w:p>
    <w:p>
      <w:pPr>
        <w:spacing w:after="120" w:before="120"/>
        <w:jc w:val="center"/>
      </w:pPr>
      <w:r>
        <w:t xml:space="preserve">*  *  *</w:t>
      </w:r>
    </w:p>
    <w:p>
      <w:pPr>
        <w:spacing w:after="60"/>
        <w:jc w:val="center"/>
      </w:pPr>
      <w:r>
        <w:rPr>
          <w:b/>
          <w:bCs/>
        </w:rPr>
        <w:t xml:space="preserve">TITLE 8. VOTING SYSTEMS</w:t>
      </w:r>
    </w:p>
    <w:p>
      <w:pPr>
        <w:spacing w:after="60"/>
        <w:jc w:val="center"/>
      </w:pPr>
      <w:r>
        <w:rPr>
          <w:b/>
          <w:bCs/>
        </w:rPr>
        <w:t xml:space="preserve">CHAPTER 127. PROCESSING ELECTRONIC VOTING SYSTEM RESULTS</w:t>
      </w:r>
    </w:p>
    <w:p>
      <w:pPr>
        <w:spacing w:after="120" w:before="120"/>
        <w:jc w:val="center"/>
      </w:pPr>
      <w:r>
        <w:t xml:space="preserve">*  *  *</w:t>
      </w:r>
    </w:p>
    <w:p>
      <w:pPr>
        <w:spacing w:after="120" w:before="240"/>
        <w:jc w:val="center"/>
      </w:pPr>
      <w:r>
        <w:rPr>
          <w:b/>
          <w:bCs/>
        </w:rPr>
        <w:t xml:space="preserve">SUBCHAPTER J.  RANDOMIZED AUDITS</w:t>
      </w:r>
    </w:p>
    <w:p>
      <w:pPr>
        <w:spacing w:after="100" w:before="200"/>
        <w:ind w:left="0"/>
      </w:pPr>
      <w:r>
        <w:t xml:space="preserve">Sec. 127.351.  RANDOMIZED COUNTY AUDITS.  (a)  Immediately after the uniform election date in November of an even-numbered year, the secretary of state shall conduct an audit of the elections held on the uniform election date in four counties during the previous two years.</w:t>
      </w:r>
    </w:p>
    <w:p>
      <w:pPr>
        <w:spacing w:after="100" w:before="0"/>
        <w:ind w:left="0"/>
      </w:pPr>
      <w:r>
        <w:t xml:space="preserve">(b)  The secretary of state shall select the counties to be audited under Subsection (a) at random, except that:</w:t>
      </w:r>
    </w:p>
    <w:p>
      <w:pPr>
        <w:spacing w:after="100" w:before="0"/>
        <w:ind w:left="720"/>
      </w:pPr>
      <w:r>
        <w:t xml:space="preserve">(1)  two of the counties selected must have a total population of less than 300,000;</w:t>
      </w:r>
    </w:p>
    <w:p>
      <w:pPr>
        <w:spacing w:after="100" w:before="0"/>
        <w:ind w:left="720"/>
      </w:pPr>
      <w:r>
        <w:t xml:space="preserve">(2)  two of the counties selected must have a total population of 300,000 or more; and</w:t>
      </w:r>
    </w:p>
    <w:p>
      <w:pPr>
        <w:spacing w:after="100" w:before="0"/>
        <w:ind w:left="720"/>
      </w:pPr>
      <w:r>
        <w:t xml:space="preserve">(3)  a county selected in the most recent audit cycle may not be selected in the current audit cycle.</w:t>
      </w:r>
    </w:p>
    <w:p>
      <w:pPr>
        <w:spacing w:after="100" w:before="0"/>
        <w:ind w:left="0"/>
      </w:pPr>
      <w:r>
        <w:t xml:space="preserve">(c)  A county selected to be audited may not pay the cost of performing an audit under this section.</w:t>
      </w:r>
    </w:p>
    <w:p>
      <w:pPr>
        <w:spacing w:after="100" w:before="0"/>
        <w:ind w:left="0"/>
      </w:pPr>
      <w:r>
        <w:t xml:space="preserve">(d)  If the secretary of state completes the audit of a county under Subsection (b)(1) before the end of a two-year period, the secretary may randomly select another county with a total population of less than 300,000 to be audited.</w:t>
      </w:r>
    </w:p>
    <w:p>
      <w:pPr>
        <w:spacing w:after="100" w:before="0"/>
        <w:ind w:left="0"/>
      </w:pPr>
      <w:r>
        <w:t xml:space="preserve">(e)  If not later than July 31 of the first odd-numbered year following the commencement of an audit under this section, the audit findings demonstrate to the secretary of state that a recurring pattern of problems with election administration or voter registration, as described under Section 31.017(a)(3), exists in an audited county and the problems impede the free exercise of a citizen's voting rights, the secretary:</w:t>
      </w:r>
    </w:p>
    <w:p>
      <w:pPr>
        <w:spacing w:after="100" w:before="0"/>
        <w:ind w:left="720"/>
      </w:pPr>
      <w:r>
        <w:t xml:space="preserve">(1)  shall:</w:t>
      </w:r>
    </w:p>
    <w:p>
      <w:pPr>
        <w:spacing w:after="100" w:before="0"/>
        <w:ind w:left="1440"/>
      </w:pPr>
      <w:r>
        <w:t xml:space="preserve">(A)  publicly release the preliminary findings of the audit; and</w:t>
      </w:r>
    </w:p>
    <w:p>
      <w:pPr>
        <w:spacing w:after="100" w:before="0"/>
        <w:ind w:left="1440"/>
      </w:pPr>
      <w:r>
        <w:t xml:space="preserve">(B)  recommend the county for administrative oversight under Subchapter A, Chapter 31; and</w:t>
      </w:r>
    </w:p>
    <w:p>
      <w:pPr>
        <w:spacing w:after="100" w:before="0"/>
        <w:ind w:left="720"/>
      </w:pPr>
      <w:r>
        <w:t xml:space="preserve">(2)  may conduct an audit of other elections held in the county in the previous two years, as determined necessary by the secretary.</w:t>
      </w:r>
    </w:p>
    <w:p>
      <w:pPr>
        <w:spacing w:after="100" w:before="0"/>
        <w:ind w:left="0"/>
      </w:pPr>
      <w:r>
        <w:t xml:space="preserve">(f)  The secretary of state shall adopt rules as necessary to implement this section.</w:t>
      </w:r>
    </w:p>
    <w:p>
      <w:pPr>
        <w:spacing w:after="40"/>
      </w:pPr>
      <w:r>
        <w:rPr>
          <w:sz w:val="18"/>
          <w:szCs w:val="18"/>
        </w:rPr>
        <w:t xml:space="preserve">Added by Acts 2021, 87th Leg., 2nd C.S., Ch. 1 (S.B. 1), Sec. 3.19, eff. December 2, 2021.</w:t>
      </w:r>
    </w:p>
    <w:p>
      <w:pPr>
        <w:spacing w:after="40"/>
      </w:pPr>
      <w:r>
        <w:rPr>
          <w:sz w:val="18"/>
          <w:szCs w:val="18"/>
        </w:rPr>
        <w:t xml:space="preserve">Amended by: </w:t>
      </w:r>
    </w:p>
    <w:p>
      <w:pPr>
        <w:spacing w:after="40"/>
      </w:pPr>
      <w:r>
        <w:rPr>
          <w:sz w:val="18"/>
          <w:szCs w:val="18"/>
        </w:rPr>
        <w:t xml:space="preserve">Acts 2023, 88th Leg., R.S., Ch. 957 (S.B. 1933), Sec. 4, eff. September 1, 2023.</w:t>
      </w:r>
    </w:p>
    <w:p>
      <w:pPr>
        <w:spacing w:after="120" w:before="240"/>
        <w:jc w:val="center"/>
        <w:rPr>
          <w:ins w:id="90012" w:author="Co-Judge Bill Draft" w:date="2026-10-06T00:00:00Z"/>
        </w:rPr>
      </w:pPr>
      <w:ins w:id="12" w:author="Co-Judge Bill Draft" w:date="2026-10-06T00:00:00Z">
        <w:r>
          <w:rPr>
            <w:b/>
            <w:bCs/>
          </w:rPr>
          <w:t xml:space="preserve">SUBCHAPTER K. BIPARTISAN PRE-CANVASS RECONCILIATION AND BOUNDED INTEGRITY EXAMINATION</w:t>
        </w:r>
      </w:ins>
    </w:p>
    <w:p>
      <w:pPr>
        <w:spacing w:after="100" w:before="200"/>
        <w:ind w:left="0"/>
        <w:rPr>
          <w:ins w:id="90013" w:author="Co-Judge Bill Draft" w:date="2026-10-06T00:00:00Z"/>
        </w:rPr>
      </w:pPr>
      <w:ins w:id="13" w:author="Co-Judge Bill Draft" w:date="2026-10-06T00:00:00Z">
        <w:r>
          <w:t xml:space="preserve">Sec. 127.401.  DEFINITIONS. In this subchapter:</w:t>
        </w:r>
      </w:ins>
    </w:p>
    <w:p>
      <w:pPr>
        <w:spacing w:after="100" w:before="0"/>
        <w:ind w:left="720"/>
        <w:rPr>
          <w:ins w:id="90014" w:author="Co-Judge Bill Draft" w:date="2026-10-06T00:00:00Z"/>
        </w:rPr>
      </w:pPr>
      <w:ins w:id="14" w:author="Co-Judge Bill Draft" w:date="2026-10-06T00:00:00Z">
        <w:r>
          <w:t xml:space="preserve">(1)  "Anomaly designation" means the designation of a unit for integrity examination by a co-judge under Section 127.420(c).</w:t>
        </w:r>
      </w:ins>
    </w:p>
    <w:p>
      <w:pPr>
        <w:spacing w:after="100" w:before="0"/>
        <w:ind w:left="720"/>
        <w:rPr>
          <w:ins w:id="90015" w:author="Co-Judge Bill Draft" w:date="2026-10-06T00:00:00Z"/>
        </w:rPr>
      </w:pPr>
      <w:ins w:id="15" w:author="Co-Judge Bill Draft" w:date="2026-10-06T00:00:00Z">
        <w:r>
          <w:t xml:space="preserve">(2)  "Assurance statement" means the statement prepared under Section 127.412(c).</w:t>
        </w:r>
      </w:ins>
    </w:p>
    <w:p>
      <w:pPr>
        <w:spacing w:after="100" w:before="0"/>
        <w:ind w:left="720"/>
        <w:rPr>
          <w:ins w:id="90016" w:author="Co-Judge Bill Draft" w:date="2026-10-06T00:00:00Z"/>
        </w:rPr>
      </w:pPr>
      <w:ins w:id="16" w:author="Co-Judge Bill Draft" w:date="2026-10-06T00:00:00Z">
        <w:r>
          <w:t xml:space="preserve">(3)  "Co-judge" means a person appointed under Section 127.405 to supervise an examination on behalf of an eligible political party, and includes an alternate co-judge while serving.</w:t>
        </w:r>
      </w:ins>
    </w:p>
    <w:p>
      <w:pPr>
        <w:spacing w:after="100" w:before="0"/>
        <w:ind w:left="720"/>
        <w:rPr>
          <w:ins w:id="90017" w:author="Co-Judge Bill Draft" w:date="2026-10-06T00:00:00Z"/>
        </w:rPr>
      </w:pPr>
      <w:ins w:id="17" w:author="Co-Judge Bill Draft" w:date="2026-10-06T00:00:00Z">
        <w:r>
          <w:t xml:space="preserve">(4)  "Dual control" means a requirement that two or more authorized persons be present for an action, and that no person act alone with an election record, a piece of voting system equipment, or an item of removable media.</w:t>
        </w:r>
      </w:ins>
    </w:p>
    <w:p>
      <w:pPr>
        <w:spacing w:after="100" w:before="0"/>
        <w:ind w:left="720"/>
        <w:rPr>
          <w:ins w:id="90018" w:author="Co-Judge Bill Draft" w:date="2026-10-06T00:00:00Z"/>
        </w:rPr>
      </w:pPr>
      <w:ins w:id="18" w:author="Co-Judge Bill Draft" w:date="2026-10-06T00:00:00Z">
        <w:r>
          <w:t xml:space="preserve">(5)  "Eligible political party" means each of the two political parties whose nominees for governor received the highest and second highest number of votes in the county in the most recent gubernatorial general election.</w:t>
        </w:r>
      </w:ins>
    </w:p>
    <w:p>
      <w:pPr>
        <w:spacing w:after="100" w:before="0"/>
        <w:ind w:left="720"/>
        <w:rPr>
          <w:ins w:id="90019" w:author="Co-Judge Bill Draft" w:date="2026-10-06T00:00:00Z"/>
        </w:rPr>
      </w:pPr>
      <w:ins w:id="19" w:author="Co-Judge Bill Draft" w:date="2026-10-06T00:00:00Z">
        <w:r>
          <w:t xml:space="preserve">(6)  "Examination" means a pre-canvass reconciliation examination conducted under this subchapter, consisting of a records reconciliation under Section 127.410 and, if conducted, an integrity examination under Section 127.419.</w:t>
        </w:r>
      </w:ins>
    </w:p>
    <w:p>
      <w:pPr>
        <w:spacing w:after="100" w:before="0"/>
        <w:ind w:left="720"/>
        <w:rPr>
          <w:ins w:id="90020" w:author="Co-Judge Bill Draft" w:date="2026-10-06T00:00:00Z"/>
        </w:rPr>
      </w:pPr>
      <w:ins w:id="20" w:author="Co-Judge Bill Draft" w:date="2026-10-06T00:00:00Z">
        <w:r>
          <w:t xml:space="preserve">(7)  "Examination closing date" means the date determined under Section 127.418.</w:t>
        </w:r>
      </w:ins>
    </w:p>
    <w:p>
      <w:pPr>
        <w:spacing w:after="100" w:before="0"/>
        <w:ind w:left="720"/>
        <w:rPr>
          <w:ins w:id="90021" w:author="Co-Judge Bill Draft" w:date="2026-10-06T00:00:00Z"/>
        </w:rPr>
      </w:pPr>
      <w:ins w:id="21" w:author="Co-Judge Bill Draft" w:date="2026-10-06T00:00:00Z">
        <w:r>
          <w:t xml:space="preserve">(8)  "Factual discrepancy" means a difference between two counts, totals, or records that are required by law or by the nature of the records to agree, or a missing entry or gap in a chain-of-custody, seal, access, or transfer record.</w:t>
        </w:r>
      </w:ins>
    </w:p>
    <w:p>
      <w:pPr>
        <w:spacing w:after="100" w:before="0"/>
        <w:ind w:left="720"/>
        <w:rPr>
          <w:ins w:id="90022" w:author="Co-Judge Bill Draft" w:date="2026-10-06T00:00:00Z"/>
        </w:rPr>
      </w:pPr>
      <w:ins w:id="22" w:author="Co-Judge Bill Draft" w:date="2026-10-06T00:00:00Z">
        <w:r>
          <w:t xml:space="preserve">(9)  "Forensic image" means a bit-for-bit copy of the contents of a storage medium, made using a hardware or software write-blocking method that prevents alteration of the source, and authenticated by a cryptographic hash value recorded before and after the copy is made.</w:t>
        </w:r>
      </w:ins>
    </w:p>
    <w:p>
      <w:pPr>
        <w:spacing w:after="100" w:before="0"/>
        <w:ind w:left="720"/>
        <w:rPr>
          <w:ins w:id="90023" w:author="Co-Judge Bill Draft" w:date="2026-10-06T00:00:00Z"/>
        </w:rPr>
      </w:pPr>
      <w:ins w:id="23" w:author="Co-Judge Bill Draft" w:date="2026-10-06T00:00:00Z">
        <w:r>
          <w:t xml:space="preserve">(10)  "General custodian" means the general custodian of election records for the election.</w:t>
        </w:r>
      </w:ins>
    </w:p>
    <w:p>
      <w:pPr>
        <w:spacing w:after="100" w:before="0"/>
        <w:ind w:left="720"/>
        <w:rPr>
          <w:ins w:id="90024" w:author="Co-Judge Bill Draft" w:date="2026-10-06T00:00:00Z"/>
        </w:rPr>
      </w:pPr>
      <w:ins w:id="24" w:author="Co-Judge Bill Draft" w:date="2026-10-06T00:00:00Z">
        <w:r>
          <w:t xml:space="preserve">(11)  "Integrity examination" means the examination of voting system equipment and removable media described by Section 127.419.</w:t>
        </w:r>
      </w:ins>
    </w:p>
    <w:p>
      <w:pPr>
        <w:spacing w:after="100" w:before="0"/>
        <w:ind w:left="720"/>
        <w:rPr>
          <w:ins w:id="90025" w:author="Co-Judge Bill Draft" w:date="2026-10-06T00:00:00Z"/>
        </w:rPr>
      </w:pPr>
      <w:ins w:id="25" w:author="Co-Judge Bill Draft" w:date="2026-10-06T00:00:00Z">
        <w:r>
          <w:t xml:space="preserve">(12)  "Interpretive dispute" means a disagreement between the co-judges, or between a co-judge and the general custodian, about the classification, cause, or significance of a factual discrepancy or other finding, as distinguished from a disagreement about the result of a count or comparison.</w:t>
        </w:r>
      </w:ins>
    </w:p>
    <w:p>
      <w:pPr>
        <w:spacing w:after="100" w:before="0"/>
        <w:ind w:left="720"/>
        <w:rPr>
          <w:ins w:id="90026" w:author="Co-Judge Bill Draft" w:date="2026-10-06T00:00:00Z"/>
        </w:rPr>
      </w:pPr>
      <w:ins w:id="26" w:author="Co-Judge Bill Draft" w:date="2026-10-06T00:00:00Z">
        <w:r>
          <w:t xml:space="preserve">(13)  "Presiding co-judge" means the co-judge appointed by the county chair of the eligible political party whose nominee for governor received the highest number of votes in the county in the most recent gubernatorial general election.</w:t>
        </w:r>
      </w:ins>
    </w:p>
    <w:p>
      <w:pPr>
        <w:spacing w:after="100" w:before="0"/>
        <w:ind w:left="720"/>
        <w:rPr>
          <w:ins w:id="90027" w:author="Co-Judge Bill Draft" w:date="2026-10-06T00:00:00Z"/>
        </w:rPr>
      </w:pPr>
      <w:ins w:id="27" w:author="Co-Judge Bill Draft" w:date="2026-10-06T00:00:00Z">
        <w:r>
          <w:t xml:space="preserve">(14)  "Qualified examiner" means a person who meets the requirements of Section 127.421.</w:t>
        </w:r>
      </w:ins>
    </w:p>
    <w:p>
      <w:pPr>
        <w:spacing w:after="100" w:before="0"/>
        <w:ind w:left="720"/>
        <w:rPr>
          <w:ins w:id="90028" w:author="Co-Judge Bill Draft" w:date="2026-10-06T00:00:00Z"/>
        </w:rPr>
      </w:pPr>
      <w:ins w:id="28" w:author="Co-Judge Bill Draft" w:date="2026-10-06T00:00:00Z">
        <w:r>
          <w:t xml:space="preserve">(15)  "Read-only copy" means a copy of electronic election data exported from a voting system by a method approved by the secretary of state and recorded on write-once media, or on other media protected against modification, with a cryptographic hash value recorded at the time of export.</w:t>
        </w:r>
      </w:ins>
    </w:p>
    <w:p>
      <w:pPr>
        <w:spacing w:after="100" w:before="0"/>
        <w:ind w:left="720"/>
        <w:rPr>
          <w:ins w:id="90029" w:author="Co-Judge Bill Draft" w:date="2026-10-06T00:00:00Z"/>
        </w:rPr>
      </w:pPr>
      <w:ins w:id="29" w:author="Co-Judge Bill Draft" w:date="2026-10-06T00:00:00Z">
        <w:r>
          <w:t xml:space="preserve">(16)  "Reconciliation" means the comparison of two or more counts, totals, or records that relate to the same ballots, voters, equipment, or materials, for the purpose of confirming that they agree or identifying and documenting each factual discrepancy and its resolution.</w:t>
        </w:r>
      </w:ins>
    </w:p>
    <w:p>
      <w:pPr>
        <w:spacing w:after="100" w:before="0"/>
        <w:ind w:left="720"/>
        <w:rPr>
          <w:ins w:id="90030" w:author="Co-Judge Bill Draft" w:date="2026-10-06T00:00:00Z"/>
        </w:rPr>
      </w:pPr>
      <w:ins w:id="30" w:author="Co-Judge Bill Draft" w:date="2026-10-06T00:00:00Z">
        <w:r>
          <w:t xml:space="preserve">(17)  "Sensitive security information" means information described by Section 127.425(c).</w:t>
        </w:r>
      </w:ins>
    </w:p>
    <w:p>
      <w:pPr>
        <w:spacing w:after="100" w:before="0"/>
        <w:ind w:left="720"/>
        <w:rPr>
          <w:ins w:id="90031" w:author="Co-Judge Bill Draft" w:date="2026-10-06T00:00:00Z"/>
        </w:rPr>
      </w:pPr>
      <w:ins w:id="31" w:author="Co-Judge Bill Draft" w:date="2026-10-06T00:00:00Z">
        <w:r>
          <w:t xml:space="preserve">(18)  "Trusted build" means the version of the software and firmware of a voting system, and the associated file manifest and cryptographic hash values, that was approved for use in this state under Chapter 122 and that is furnished or identified by the secretary of state for verification purposes.</w:t>
        </w:r>
      </w:ins>
    </w:p>
    <w:p>
      <w:pPr>
        <w:spacing w:after="100" w:before="0"/>
        <w:ind w:left="720"/>
        <w:rPr>
          <w:ins w:id="90032" w:author="Co-Judge Bill Draft" w:date="2026-10-06T00:00:00Z"/>
        </w:rPr>
      </w:pPr>
      <w:ins w:id="32" w:author="Co-Judge Bill Draft" w:date="2026-10-06T00:00:00Z">
        <w:r>
          <w:t xml:space="preserve">(19)  "Unit" means a single piece of voting system equipment, including an election management system server or workstation, a central or precinct tabulator, a ballot-marking device, or a direct recording electronic voting machine, and includes the removable media used with it.</w:t>
        </w:r>
      </w:ins>
    </w:p>
    <w:p>
      <w:pPr>
        <w:spacing w:after="100" w:before="200"/>
        <w:ind w:left="0"/>
        <w:rPr>
          <w:ins w:id="90033" w:author="Co-Judge Bill Draft" w:date="2026-10-06T00:00:00Z"/>
        </w:rPr>
      </w:pPr>
      <w:ins w:id="33" w:author="Co-Judge Bill Draft" w:date="2026-10-06T00:00:00Z">
        <w:r>
          <w:t xml:space="preserve">Sec. 127.402.  APPLICABILITY. (a) This subchapter applies to an election:</w:t>
        </w:r>
      </w:ins>
    </w:p>
    <w:p>
      <w:pPr>
        <w:spacing w:after="100" w:before="0"/>
        <w:ind w:left="720"/>
        <w:rPr>
          <w:ins w:id="90034" w:author="Co-Judge Bill Draft" w:date="2026-10-06T00:00:00Z"/>
        </w:rPr>
      </w:pPr>
      <w:ins w:id="34" w:author="Co-Judge Bill Draft" w:date="2026-10-06T00:00:00Z">
        <w:r>
          <w:t xml:space="preserve">(1)  for which the precinct returns are canvassed by the commissioners court under Section 67.002(a)(1); and</w:t>
        </w:r>
      </w:ins>
    </w:p>
    <w:p>
      <w:pPr>
        <w:spacing w:after="100" w:before="0"/>
        <w:ind w:left="720"/>
        <w:rPr>
          <w:ins w:id="90035" w:author="Co-Judge Bill Draft" w:date="2026-10-06T00:00:00Z"/>
        </w:rPr>
      </w:pPr>
      <w:ins w:id="35" w:author="Co-Judge Bill Draft" w:date="2026-10-06T00:00:00Z">
        <w:r>
          <w:t xml:space="preserve">(2)  that is conducted by the county clerk, elections administrator, or other county officer serving as the general custodian.</w:t>
        </w:r>
      </w:ins>
    </w:p>
    <w:p>
      <w:pPr>
        <w:spacing w:after="100" w:before="0"/>
        <w:ind w:left="0"/>
        <w:rPr>
          <w:ins w:id="90036" w:author="Co-Judge Bill Draft" w:date="2026-10-06T00:00:00Z"/>
        </w:rPr>
      </w:pPr>
      <w:ins w:id="36" w:author="Co-Judge Bill Draft" w:date="2026-10-06T00:00:00Z">
        <w:r>
          <w:t xml:space="preserve">(b)  This subchapter does not apply to a primary election or runoff primary election conducted under Title 10.</w:t>
        </w:r>
      </w:ins>
    </w:p>
    <w:p>
      <w:pPr>
        <w:spacing w:after="100" w:before="0"/>
        <w:ind w:left="0"/>
        <w:rPr>
          <w:ins w:id="90037" w:author="Co-Judge Bill Draft" w:date="2026-10-06T00:00:00Z"/>
        </w:rPr>
      </w:pPr>
      <w:ins w:id="37" w:author="Co-Judge Bill Draft" w:date="2026-10-06T00:00:00Z">
        <w:r>
          <w:t xml:space="preserve">(c)  In a joint election, an examination under this subchapter extends only to the election records and voting system equipment in the custody of the county officer serving as the general custodian.</w:t>
        </w:r>
      </w:ins>
    </w:p>
    <w:p>
      <w:pPr>
        <w:spacing w:after="100" w:before="200"/>
        <w:ind w:left="0"/>
        <w:rPr>
          <w:ins w:id="90038" w:author="Co-Judge Bill Draft" w:date="2026-10-06T00:00:00Z"/>
        </w:rPr>
      </w:pPr>
      <w:ins w:id="38" w:author="Co-Judge Bill Draft" w:date="2026-10-06T00:00:00Z">
        <w:r>
          <w:t xml:space="preserve">Sec. 127.403.  CUSTODY AND MANAGEMENT AUTHORITY RETAINED BY GENERAL CUSTODIAN. (a) The general custodian retains custody of, and ultimate management authority over the retention and security of, every election record, ballot, item of removable media, and unit at all times during an examination, consistent with 52 U.S.C. Section 20701 and Section 66.058 of this code.</w:t>
        </w:r>
      </w:ins>
    </w:p>
    <w:p>
      <w:pPr>
        <w:spacing w:after="100" w:before="0"/>
        <w:ind w:left="0"/>
        <w:rPr>
          <w:ins w:id="90039" w:author="Co-Judge Bill Draft" w:date="2026-10-06T00:00:00Z"/>
        </w:rPr>
      </w:pPr>
      <w:ins w:id="39" w:author="Co-Judge Bill Draft" w:date="2026-10-06T00:00:00Z">
        <w:r>
          <w:t xml:space="preserve">(b)  Every step of an examination shall be performed:</w:t>
        </w:r>
      </w:ins>
    </w:p>
    <w:p>
      <w:pPr>
        <w:spacing w:after="100" w:before="0"/>
        <w:ind w:left="720"/>
        <w:rPr>
          <w:ins w:id="90040" w:author="Co-Judge Bill Draft" w:date="2026-10-06T00:00:00Z"/>
        </w:rPr>
      </w:pPr>
      <w:ins w:id="40" w:author="Co-Judge Bill Draft" w:date="2026-10-06T00:00:00Z">
        <w:r>
          <w:t xml:space="preserve">(1)  by the general custodian, an employee of the general custodian, an employee of the secretary of state assigned under Section 127.421(d), or a qualified examiner acting as the agent of the general custodian under a written agreement that complies with Section 127.421(c); and</w:t>
        </w:r>
      </w:ins>
    </w:p>
    <w:p>
      <w:pPr>
        <w:spacing w:after="100" w:before="0"/>
        <w:ind w:left="720"/>
        <w:rPr>
          <w:ins w:id="90041" w:author="Co-Judge Bill Draft" w:date="2026-10-06T00:00:00Z"/>
        </w:rPr>
      </w:pPr>
      <w:ins w:id="41" w:author="Co-Judge Bill Draft" w:date="2026-10-06T00:00:00Z">
        <w:r>
          <w:t xml:space="preserve">(2)  in a facility controlled by the general custodian, on hardware owned or leased by and under the control of the general custodian or the secretary of state.</w:t>
        </w:r>
      </w:ins>
    </w:p>
    <w:p>
      <w:pPr>
        <w:spacing w:after="100" w:before="0"/>
        <w:ind w:left="0"/>
        <w:rPr>
          <w:ins w:id="90042" w:author="Co-Judge Bill Draft" w:date="2026-10-06T00:00:00Z"/>
        </w:rPr>
      </w:pPr>
      <w:ins w:id="42" w:author="Co-Judge Bill Draft" w:date="2026-10-06T00:00:00Z">
        <w:r>
          <w:t xml:space="preserve">(c)  A co-judge, a county chair, a political party, a candidate, a watcher, or any other person may not take possession of, remove from the examination area, or retain a copy of an original election record, ballot, forensic image, read-only copy, item of removable media, or unit, except as expressly provided by this subchapter for the publication of reports.</w:t>
        </w:r>
      </w:ins>
    </w:p>
    <w:p>
      <w:pPr>
        <w:spacing w:after="100" w:before="0"/>
        <w:ind w:left="0"/>
        <w:rPr>
          <w:ins w:id="90043" w:author="Co-Judge Bill Draft" w:date="2026-10-06T00:00:00Z"/>
        </w:rPr>
      </w:pPr>
      <w:ins w:id="43" w:author="Co-Judge Bill Draft" w:date="2026-10-06T00:00:00Z">
        <w:r>
          <w:t xml:space="preserve">(d)  This subchapter does not authorize a political party, a co-judge, or any other person to conduct or commission an examination of election records or voting system equipment other than an examination conducted by or under the authority of the general custodian in accordance with this subchapter.</w:t>
        </w:r>
      </w:ins>
    </w:p>
    <w:p>
      <w:pPr>
        <w:spacing w:after="100" w:before="200"/>
        <w:ind w:left="0"/>
        <w:rPr>
          <w:ins w:id="90044" w:author="Co-Judge Bill Draft" w:date="2026-10-06T00:00:00Z"/>
        </w:rPr>
      </w:pPr>
      <w:ins w:id="44" w:author="Co-Judge Bill Draft" w:date="2026-10-06T00:00:00Z">
        <w:r>
          <w:t xml:space="preserve">Sec. 127.404.  REQUEST FOR EXAMINATION. (a) The county chair of an eligible political party, acting individually or as directed by the county executive committee, may request that an examination be conducted in an election to which this subchapter applies.</w:t>
        </w:r>
      </w:ins>
    </w:p>
    <w:p>
      <w:pPr>
        <w:spacing w:after="100" w:before="0"/>
        <w:ind w:left="0"/>
        <w:rPr>
          <w:ins w:id="90045" w:author="Co-Judge Bill Draft" w:date="2026-10-06T00:00:00Z"/>
        </w:rPr>
      </w:pPr>
      <w:ins w:id="45" w:author="Co-Judge Bill Draft" w:date="2026-10-06T00:00:00Z">
        <w:r>
          <w:t xml:space="preserve">(b)  A request must be in writing, signed by the county chair, and delivered to the general custodian not later than the 60th day before election day. The general custodian shall immediately deliver a copy of the request to the county chair of the other eligible political party and to the secretary of state.</w:t>
        </w:r>
      </w:ins>
    </w:p>
    <w:p>
      <w:pPr>
        <w:spacing w:after="100" w:before="0"/>
        <w:ind w:left="0"/>
        <w:rPr>
          <w:ins w:id="90046" w:author="Co-Judge Bill Draft" w:date="2026-10-06T00:00:00Z"/>
        </w:rPr>
      </w:pPr>
      <w:ins w:id="46" w:author="Co-Judge Bill Draft" w:date="2026-10-06T00:00:00Z">
        <w:r>
          <w:t xml:space="preserve">(c)  A request delivered after the deadline prescribed by Subsection (b) and not later than the seventh day before election day is a late request. In an election for which a late request is made, the examination includes the records reconciliation under Section 127.410 but does not include an integrity examination under Section 127.419 unless the general custodian determines that the integrity examination can be conducted in compliance with this subchapter.</w:t>
        </w:r>
      </w:ins>
    </w:p>
    <w:p>
      <w:pPr>
        <w:spacing w:after="100" w:before="0"/>
        <w:ind w:left="0"/>
        <w:rPr>
          <w:ins w:id="90047" w:author="Co-Judge Bill Draft" w:date="2026-10-06T00:00:00Z"/>
        </w:rPr>
      </w:pPr>
      <w:ins w:id="47" w:author="Co-Judge Bill Draft" w:date="2026-10-06T00:00:00Z">
        <w:r>
          <w:t xml:space="preserve">(d)  A request made by the county chair of either eligible political party entitles each eligible political party to appoint co-judges under Section 127.405. The examination is conducted as a single, joint examination regardless of whether one or both county chairs make a request.</w:t>
        </w:r>
      </w:ins>
    </w:p>
    <w:p>
      <w:pPr>
        <w:spacing w:after="100" w:before="0"/>
        <w:ind w:left="0"/>
        <w:rPr>
          <w:ins w:id="90048" w:author="Co-Judge Bill Draft" w:date="2026-10-06T00:00:00Z"/>
        </w:rPr>
      </w:pPr>
      <w:ins w:id="48" w:author="Co-Judge Bill Draft" w:date="2026-10-06T00:00:00Z">
        <w:r>
          <w:t xml:space="preserve">(e)  A county chair may make a single request that applies to each election held in the county during a calendar year to which this subchapter applies.</w:t>
        </w:r>
      </w:ins>
    </w:p>
    <w:p>
      <w:pPr>
        <w:spacing w:after="100" w:before="0"/>
        <w:ind w:left="0"/>
        <w:rPr>
          <w:ins w:id="90049" w:author="Co-Judge Bill Draft" w:date="2026-10-06T00:00:00Z"/>
        </w:rPr>
      </w:pPr>
      <w:ins w:id="49" w:author="Co-Judge Bill Draft" w:date="2026-10-06T00:00:00Z">
        <w:r>
          <w:t xml:space="preserve">(f)  The general custodian may conduct an examination under this subchapter on the general custodian's own initiative, and on doing so shall notify each county chair of an eligible political party.</w:t>
        </w:r>
      </w:ins>
    </w:p>
    <w:p>
      <w:pPr>
        <w:spacing w:after="100" w:before="200"/>
        <w:ind w:left="0"/>
        <w:rPr>
          <w:ins w:id="90050" w:author="Co-Judge Bill Draft" w:date="2026-10-06T00:00:00Z"/>
        </w:rPr>
      </w:pPr>
      <w:ins w:id="50" w:author="Co-Judge Bill Draft" w:date="2026-10-06T00:00:00Z">
        <w:r>
          <w:t xml:space="preserve">Sec. 127.405.  APPOINTMENT OF CO-JUDGES; PRESIDING CO-JUDGE. (a) Not later than the 50th day before election day, or not later than the third day after the date a late request is delivered, the county chair of each eligible political party shall appoint one co-judge and one alternate co-judge by written notice delivered to the general custodian.</w:t>
        </w:r>
      </w:ins>
    </w:p>
    <w:p>
      <w:pPr>
        <w:spacing w:after="100" w:before="0"/>
        <w:ind w:left="0"/>
        <w:rPr>
          <w:ins w:id="90051" w:author="Co-Judge Bill Draft" w:date="2026-10-06T00:00:00Z"/>
        </w:rPr>
      </w:pPr>
      <w:ins w:id="51" w:author="Co-Judge Bill Draft" w:date="2026-10-06T00:00:00Z">
        <w:r>
          <w:t xml:space="preserve">(b)  The co-judge appointed by the county chair of the eligible political party whose nominee for governor received the highest number of votes in the county in the most recent gubernatorial general election serves as the presiding co-judge.</w:t>
        </w:r>
      </w:ins>
    </w:p>
    <w:p>
      <w:pPr>
        <w:spacing w:after="100" w:before="0"/>
        <w:ind w:left="0"/>
        <w:rPr>
          <w:ins w:id="90052" w:author="Co-Judge Bill Draft" w:date="2026-10-06T00:00:00Z"/>
        </w:rPr>
      </w:pPr>
      <w:ins w:id="52" w:author="Co-Judge Bill Draft" w:date="2026-10-06T00:00:00Z">
        <w:r>
          <w:t xml:space="preserve">(c)  If a county chair fails to make an appointment by the deadline prescribed by Subsection (a), or if a co-judge and alternate co-judge appointed by a county chair are both unable to serve, the general custodian shall promptly request an appointment from the county chair. If the county chair does not make the appointment within two days after the request, the general custodian may appoint a qualified person who is affiliated with that political party, as shown by the person's participation in the party's most recent primary election, and who consents to serve.</w:t>
        </w:r>
      </w:ins>
    </w:p>
    <w:p>
      <w:pPr>
        <w:spacing w:after="100" w:before="0"/>
        <w:ind w:left="0"/>
        <w:rPr>
          <w:ins w:id="90053" w:author="Co-Judge Bill Draft" w:date="2026-10-06T00:00:00Z"/>
        </w:rPr>
      </w:pPr>
      <w:ins w:id="53" w:author="Co-Judge Bill Draft" w:date="2026-10-06T00:00:00Z">
        <w:r>
          <w:t xml:space="preserve">(d)  The failure of a political party to have a co-judge appointed or present does not prevent, suspend, or invalidate an examination or any part of it. A step performed while a co-judge is absent shall be performed under dual control by employees of the general custodian, recorded under Section 127.424, and made available for review by the absent co-judge.</w:t>
        </w:r>
      </w:ins>
    </w:p>
    <w:p>
      <w:pPr>
        <w:spacing w:after="100" w:before="0"/>
        <w:ind w:left="0"/>
        <w:rPr>
          <w:ins w:id="90054" w:author="Co-Judge Bill Draft" w:date="2026-10-06T00:00:00Z"/>
        </w:rPr>
      </w:pPr>
      <w:ins w:id="54" w:author="Co-Judge Bill Draft" w:date="2026-10-06T00:00:00Z">
        <w:r>
          <w:t xml:space="preserve">(e)  An alternate co-judge serves when the co-judge of the same political party is absent or unable to serve, and has the authority of that co-judge while serving. The alternate of the presiding co-judge serves as presiding co-judge while serving.</w:t>
        </w:r>
      </w:ins>
    </w:p>
    <w:p>
      <w:pPr>
        <w:spacing w:after="100" w:before="0"/>
        <w:ind w:left="0"/>
        <w:rPr>
          <w:ins w:id="90055" w:author="Co-Judge Bill Draft" w:date="2026-10-06T00:00:00Z"/>
        </w:rPr>
      </w:pPr>
      <w:ins w:id="55" w:author="Co-Judge Bill Draft" w:date="2026-10-06T00:00:00Z">
        <w:r>
          <w:t xml:space="preserve">(f)  A county chair may replace a co-judge or alternate co-judge appointed by the chair by written notice to the general custodian. The replacement does not affect a report already signed or a determination already made.</w:t>
        </w:r>
      </w:ins>
    </w:p>
    <w:p>
      <w:pPr>
        <w:spacing w:after="100" w:before="200"/>
        <w:ind w:left="0"/>
        <w:rPr>
          <w:ins w:id="90056" w:author="Co-Judge Bill Draft" w:date="2026-10-06T00:00:00Z"/>
        </w:rPr>
      </w:pPr>
      <w:ins w:id="56" w:author="Co-Judge Bill Draft" w:date="2026-10-06T00:00:00Z">
        <w:r>
          <w:t xml:space="preserve">Sec. 127.406.  ELIGIBILITY OF CO-JUDGES. (a) To be eligible to serve as a co-judge or alternate co-judge, a person must:</w:t>
        </w:r>
      </w:ins>
    </w:p>
    <w:p>
      <w:pPr>
        <w:spacing w:after="100" w:before="0"/>
        <w:ind w:left="720"/>
        <w:rPr>
          <w:ins w:id="90057" w:author="Co-Judge Bill Draft" w:date="2026-10-06T00:00:00Z"/>
        </w:rPr>
      </w:pPr>
      <w:ins w:id="57" w:author="Co-Judge Bill Draft" w:date="2026-10-06T00:00:00Z">
        <w:r>
          <w:t xml:space="preserve">(1)  be a qualified voter of the county;</w:t>
        </w:r>
      </w:ins>
    </w:p>
    <w:p>
      <w:pPr>
        <w:spacing w:after="100" w:before="0"/>
        <w:ind w:left="720"/>
        <w:rPr>
          <w:ins w:id="90058" w:author="Co-Judge Bill Draft" w:date="2026-10-06T00:00:00Z"/>
        </w:rPr>
      </w:pPr>
      <w:ins w:id="58" w:author="Co-Judge Bill Draft" w:date="2026-10-06T00:00:00Z">
        <w:r>
          <w:t xml:space="preserve">(2)  meet the general eligibility requirements for an election judge under Subchapter C, Chapter 32, other than a requirement relating to residence in a particular election precinct;</w:t>
        </w:r>
      </w:ins>
    </w:p>
    <w:p>
      <w:pPr>
        <w:spacing w:after="100" w:before="0"/>
        <w:ind w:left="720"/>
        <w:rPr>
          <w:ins w:id="90059" w:author="Co-Judge Bill Draft" w:date="2026-10-06T00:00:00Z"/>
        </w:rPr>
      </w:pPr>
      <w:ins w:id="59" w:author="Co-Judge Bill Draft" w:date="2026-10-06T00:00:00Z">
        <w:r>
          <w:t xml:space="preserve">(3)  complete the training prescribed under Section 127.407(c) before beginning service; and</w:t>
        </w:r>
      </w:ins>
    </w:p>
    <w:p>
      <w:pPr>
        <w:spacing w:after="100" w:before="0"/>
        <w:ind w:left="720"/>
        <w:rPr>
          <w:ins w:id="90060" w:author="Co-Judge Bill Draft" w:date="2026-10-06T00:00:00Z"/>
        </w:rPr>
      </w:pPr>
      <w:ins w:id="60" w:author="Co-Judge Bill Draft" w:date="2026-10-06T00:00:00Z">
        <w:r>
          <w:t xml:space="preserve">(4)  execute the oath and confidentiality agreement prescribed under Section 127.407(a).</w:t>
        </w:r>
      </w:ins>
    </w:p>
    <w:p>
      <w:pPr>
        <w:spacing w:after="100" w:before="0"/>
        <w:ind w:left="0"/>
        <w:rPr>
          <w:ins w:id="90061" w:author="Co-Judge Bill Draft" w:date="2026-10-06T00:00:00Z"/>
        </w:rPr>
      </w:pPr>
      <w:ins w:id="61" w:author="Co-Judge Bill Draft" w:date="2026-10-06T00:00:00Z">
        <w:r>
          <w:t xml:space="preserve">(b)  A person is ineligible to serve as a co-judge or alternate co-judge if the person:</w:t>
        </w:r>
      </w:ins>
    </w:p>
    <w:p>
      <w:pPr>
        <w:spacing w:after="100" w:before="0"/>
        <w:ind w:left="720"/>
        <w:rPr>
          <w:ins w:id="90062" w:author="Co-Judge Bill Draft" w:date="2026-10-06T00:00:00Z"/>
        </w:rPr>
      </w:pPr>
      <w:ins w:id="62" w:author="Co-Judge Bill Draft" w:date="2026-10-06T00:00:00Z">
        <w:r>
          <w:t xml:space="preserve">(1)  is a candidate for an office in the election;</w:t>
        </w:r>
      </w:ins>
    </w:p>
    <w:p>
      <w:pPr>
        <w:spacing w:after="100" w:before="0"/>
        <w:ind w:left="720"/>
        <w:rPr>
          <w:ins w:id="90063" w:author="Co-Judge Bill Draft" w:date="2026-10-06T00:00:00Z"/>
        </w:rPr>
      </w:pPr>
      <w:ins w:id="63" w:author="Co-Judge Bill Draft" w:date="2026-10-06T00:00:00Z">
        <w:r>
          <w:t xml:space="preserve">(2)  is a county chair or an officer of a political party's state executive committee;</w:t>
        </w:r>
      </w:ins>
    </w:p>
    <w:p>
      <w:pPr>
        <w:spacing w:after="100" w:before="0"/>
        <w:ind w:left="720"/>
        <w:rPr>
          <w:ins w:id="90064" w:author="Co-Judge Bill Draft" w:date="2026-10-06T00:00:00Z"/>
        </w:rPr>
      </w:pPr>
      <w:ins w:id="64" w:author="Co-Judge Bill Draft" w:date="2026-10-06T00:00:00Z">
        <w:r>
          <w:t xml:space="preserve">(3)  is an employee of the general custodian or of a vendor of voting system equipment used in the county, or was employed by such a vendor during the two years preceding the date of appointment; or</w:t>
        </w:r>
      </w:ins>
    </w:p>
    <w:p>
      <w:pPr>
        <w:spacing w:after="100" w:before="0"/>
        <w:ind w:left="720"/>
        <w:rPr>
          <w:ins w:id="90065" w:author="Co-Judge Bill Draft" w:date="2026-10-06T00:00:00Z"/>
        </w:rPr>
      </w:pPr>
      <w:ins w:id="65" w:author="Co-Judge Bill Draft" w:date="2026-10-06T00:00:00Z">
        <w:r>
          <w:t xml:space="preserve">(4)  has been finally convicted of an offense under this code or of a felony, unless the person's eligibility has been restored as provided by law.</w:t>
        </w:r>
      </w:ins>
    </w:p>
    <w:p>
      <w:pPr>
        <w:spacing w:after="100" w:before="200"/>
        <w:ind w:left="0"/>
        <w:rPr>
          <w:ins w:id="90066" w:author="Co-Judge Bill Draft" w:date="2026-10-06T00:00:00Z"/>
        </w:rPr>
      </w:pPr>
      <w:ins w:id="66" w:author="Co-Judge Bill Draft" w:date="2026-10-06T00:00:00Z">
        <w:r>
          <w:t xml:space="preserve">Sec. 127.407.  OATH; BOND; TRAINING; COMPENSATION. (a) Before beginning service, a co-judge or alternate co-judge must take an oath, in the form prescribed by the secretary of state, to observe and report faithfully and impartially, to comply with this subchapter, and to protect sensitive security information and confidential voter information, and must sign a confidentiality agreement in the form prescribed by the secretary of state.</w:t>
        </w:r>
      </w:ins>
    </w:p>
    <w:p>
      <w:pPr>
        <w:spacing w:after="100" w:before="0"/>
        <w:ind w:left="0"/>
        <w:rPr>
          <w:ins w:id="90067" w:author="Co-Judge Bill Draft" w:date="2026-10-06T00:00:00Z"/>
        </w:rPr>
      </w:pPr>
      <w:ins w:id="67" w:author="Co-Judge Bill Draft" w:date="2026-10-06T00:00:00Z">
        <w:r>
          <w:t xml:space="preserve">(b)  A co-judge or alternate co-judge must be covered by a surety bond in the amount of $10,000, payable to the county and conditioned on the faithful performance of the co-judge's duties and compliance with Sections 127.403(c) and 127.425. The county shall pay the cost of the bond as an election expense. The county may provide the coverage by a schedule or blanket bond.</w:t>
        </w:r>
      </w:ins>
    </w:p>
    <w:p>
      <w:pPr>
        <w:spacing w:after="100" w:before="0"/>
        <w:ind w:left="0"/>
        <w:rPr>
          <w:ins w:id="90068" w:author="Co-Judge Bill Draft" w:date="2026-10-06T00:00:00Z"/>
        </w:rPr>
      </w:pPr>
      <w:ins w:id="68" w:author="Co-Judge Bill Draft" w:date="2026-10-06T00:00:00Z">
        <w:r>
          <w:t xml:space="preserve">(c)  The secretary of state shall prescribe and make available, at no cost, a training program for co-judges, which may be provided by the Internet, covering chain of custody, the reconciliations required by Section 127.410, the scope and limits of an integrity examination, the resolution of disagreements under this subchapter, and the protection of sensitive security information.</w:t>
        </w:r>
      </w:ins>
    </w:p>
    <w:p>
      <w:pPr>
        <w:spacing w:after="100" w:before="0"/>
        <w:ind w:left="0"/>
        <w:rPr>
          <w:ins w:id="90069" w:author="Co-Judge Bill Draft" w:date="2026-10-06T00:00:00Z"/>
        </w:rPr>
      </w:pPr>
      <w:ins w:id="69" w:author="Co-Judge Bill Draft" w:date="2026-10-06T00:00:00Z">
        <w:r>
          <w:t xml:space="preserve">(d)  A co-judge or alternate co-judge is entitled to compensation for each hour of service at the rate paid to the presiding judge of the central counting station under Section 127.005. The county shall pay the compensation as an election expense.</w:t>
        </w:r>
      </w:ins>
    </w:p>
    <w:p>
      <w:pPr>
        <w:spacing w:after="100" w:before="200"/>
        <w:ind w:left="0"/>
        <w:rPr>
          <w:ins w:id="90070" w:author="Co-Judge Bill Draft" w:date="2026-10-06T00:00:00Z"/>
        </w:rPr>
      </w:pPr>
      <w:ins w:id="70" w:author="Co-Judge Bill Draft" w:date="2026-10-06T00:00:00Z">
        <w:r>
          <w:t xml:space="preserve">Sec. 127.408.  AUTHORITY OF CO-JUDGES. (a) A co-judge is entitled to:</w:t>
        </w:r>
      </w:ins>
    </w:p>
    <w:p>
      <w:pPr>
        <w:spacing w:after="100" w:before="0"/>
        <w:ind w:left="720"/>
        <w:rPr>
          <w:ins w:id="90071" w:author="Co-Judge Bill Draft" w:date="2026-10-06T00:00:00Z"/>
        </w:rPr>
      </w:pPr>
      <w:ins w:id="71" w:author="Co-Judge Bill Draft" w:date="2026-10-06T00:00:00Z">
        <w:r>
          <w:t xml:space="preserve">(1)  observe every step of the examination;</w:t>
        </w:r>
      </w:ins>
    </w:p>
    <w:p>
      <w:pPr>
        <w:spacing w:after="100" w:before="0"/>
        <w:ind w:left="720"/>
        <w:rPr>
          <w:ins w:id="90072" w:author="Co-Judge Bill Draft" w:date="2026-10-06T00:00:00Z"/>
        </w:rPr>
      </w:pPr>
      <w:ins w:id="72" w:author="Co-Judge Bill Draft" w:date="2026-10-06T00:00:00Z">
        <w:r>
          <w:t xml:space="preserve">(2)  inspect, in the presence of the general custodian or the custodian's designee, any election record or log used in the examination;</w:t>
        </w:r>
      </w:ins>
    </w:p>
    <w:p>
      <w:pPr>
        <w:spacing w:after="100" w:before="0"/>
        <w:ind w:left="720"/>
        <w:rPr>
          <w:ins w:id="90073" w:author="Co-Judge Bill Draft" w:date="2026-10-06T00:00:00Z"/>
        </w:rPr>
      </w:pPr>
      <w:ins w:id="73" w:author="Co-Judge Bill Draft" w:date="2026-10-06T00:00:00Z">
        <w:r>
          <w:t xml:space="preserve">(3)  ask questions of the general custodian and of any person performing a step of the examination and receive a response, which shall be in writing if the co-judge requests;</w:t>
        </w:r>
      </w:ins>
    </w:p>
    <w:p>
      <w:pPr>
        <w:spacing w:after="100" w:before="0"/>
        <w:ind w:left="720"/>
        <w:rPr>
          <w:ins w:id="90074" w:author="Co-Judge Bill Draft" w:date="2026-10-06T00:00:00Z"/>
        </w:rPr>
      </w:pPr>
      <w:ins w:id="74" w:author="Co-Judge Bill Draft" w:date="2026-10-06T00:00:00Z">
        <w:r>
          <w:t xml:space="preserve">(4)  request that a step be re-performed under Section 127.413;</w:t>
        </w:r>
      </w:ins>
    </w:p>
    <w:p>
      <w:pPr>
        <w:spacing w:after="100" w:before="0"/>
        <w:ind w:left="720"/>
        <w:rPr>
          <w:ins w:id="90075" w:author="Co-Judge Bill Draft" w:date="2026-10-06T00:00:00Z"/>
        </w:rPr>
      </w:pPr>
      <w:ins w:id="75" w:author="Co-Judge Bill Draft" w:date="2026-10-06T00:00:00Z">
        <w:r>
          <w:t xml:space="preserve">(5)  make an anomaly designation under Section 127.420(c);</w:t>
        </w:r>
      </w:ins>
    </w:p>
    <w:p>
      <w:pPr>
        <w:spacing w:after="100" w:before="0"/>
        <w:ind w:left="720"/>
        <w:rPr>
          <w:ins w:id="90076" w:author="Co-Judge Bill Draft" w:date="2026-10-06T00:00:00Z"/>
        </w:rPr>
      </w:pPr>
      <w:ins w:id="76" w:author="Co-Judge Bill Draft" w:date="2026-10-06T00:00:00Z">
        <w:r>
          <w:t xml:space="preserve">(6)  sign or decline to sign each report and record a dissent under Section 127.416; and</w:t>
        </w:r>
      </w:ins>
    </w:p>
    <w:p>
      <w:pPr>
        <w:spacing w:after="100" w:before="0"/>
        <w:ind w:left="720"/>
        <w:rPr>
          <w:ins w:id="90077" w:author="Co-Judge Bill Draft" w:date="2026-10-06T00:00:00Z"/>
        </w:rPr>
      </w:pPr>
      <w:ins w:id="77" w:author="Co-Judge Bill Draft" w:date="2026-10-06T00:00:00Z">
        <w:r>
          <w:t xml:space="preserve">(7)  observe the preparation of the reconciliation under Section 127.131(f), the count under Section 127.201, any risk-limiting audit under Subchapter I, and any test of equipment under Subchapter D that occurs during the examination period.</w:t>
        </w:r>
      </w:ins>
    </w:p>
    <w:p>
      <w:pPr>
        <w:spacing w:after="100" w:before="0"/>
        <w:ind w:left="0"/>
        <w:rPr>
          <w:ins w:id="90078" w:author="Co-Judge Bill Draft" w:date="2026-10-06T00:00:00Z"/>
        </w:rPr>
      </w:pPr>
      <w:ins w:id="78" w:author="Co-Judge Bill Draft" w:date="2026-10-06T00:00:00Z">
        <w:r>
          <w:t xml:space="preserve">(b)  A co-judge may not:</w:t>
        </w:r>
      </w:ins>
    </w:p>
    <w:p>
      <w:pPr>
        <w:spacing w:after="100" w:before="0"/>
        <w:ind w:left="720"/>
        <w:rPr>
          <w:ins w:id="90079" w:author="Co-Judge Bill Draft" w:date="2026-10-06T00:00:00Z"/>
        </w:rPr>
      </w:pPr>
      <w:ins w:id="79" w:author="Co-Judge Bill Draft" w:date="2026-10-06T00:00:00Z">
        <w:r>
          <w:t xml:space="preserve">(1)  handle an original ballot, original election record, item of removable media, or unit, except as permitted by the general custodian under dual control;</w:t>
        </w:r>
      </w:ins>
    </w:p>
    <w:p>
      <w:pPr>
        <w:spacing w:after="100" w:before="0"/>
        <w:ind w:left="720"/>
        <w:rPr>
          <w:ins w:id="90080" w:author="Co-Judge Bill Draft" w:date="2026-10-06T00:00:00Z"/>
        </w:rPr>
      </w:pPr>
      <w:ins w:id="80" w:author="Co-Judge Bill Draft" w:date="2026-10-06T00:00:00Z">
        <w:r>
          <w:t xml:space="preserve">(2)  operate voting system equipment or any hardware used in the examination;</w:t>
        </w:r>
      </w:ins>
    </w:p>
    <w:p>
      <w:pPr>
        <w:spacing w:after="100" w:before="0"/>
        <w:ind w:left="720"/>
        <w:rPr>
          <w:ins w:id="90081" w:author="Co-Judge Bill Draft" w:date="2026-10-06T00:00:00Z"/>
        </w:rPr>
      </w:pPr>
      <w:ins w:id="81" w:author="Co-Judge Bill Draft" w:date="2026-10-06T00:00:00Z">
        <w:r>
          <w:t xml:space="preserve">(3)  bring into the examination area a device capable of recording, transmitting, or storing data, other than a device issued by the general custodian for the examination; or</w:t>
        </w:r>
      </w:ins>
    </w:p>
    <w:p>
      <w:pPr>
        <w:spacing w:after="100" w:before="0"/>
        <w:ind w:left="720"/>
        <w:rPr>
          <w:ins w:id="90082" w:author="Co-Judge Bill Draft" w:date="2026-10-06T00:00:00Z"/>
        </w:rPr>
      </w:pPr>
      <w:ins w:id="82" w:author="Co-Judge Bill Draft" w:date="2026-10-06T00:00:00Z">
        <w:r>
          <w:t xml:space="preserve">(4)  direct the work of any person performing a step of the examination.</w:t>
        </w:r>
      </w:ins>
    </w:p>
    <w:p>
      <w:pPr>
        <w:spacing w:after="100" w:before="0"/>
        <w:ind w:left="0"/>
        <w:rPr>
          <w:ins w:id="90083" w:author="Co-Judge Bill Draft" w:date="2026-10-06T00:00:00Z"/>
        </w:rPr>
      </w:pPr>
      <w:ins w:id="83" w:author="Co-Judge Bill Draft" w:date="2026-10-06T00:00:00Z">
        <w:r>
          <w:t xml:space="preserve">(c)  Access by a co-judge to an election record is joint. A co-judge may not be alone with an original ballot, original election record, item of removable media, or unit.</w:t>
        </w:r>
      </w:ins>
    </w:p>
    <w:p>
      <w:pPr>
        <w:spacing w:after="100" w:before="0"/>
        <w:ind w:left="0"/>
        <w:rPr>
          <w:ins w:id="90084" w:author="Co-Judge Bill Draft" w:date="2026-10-06T00:00:00Z"/>
        </w:rPr>
      </w:pPr>
      <w:ins w:id="84" w:author="Co-Judge Bill Draft" w:date="2026-10-06T00:00:00Z">
        <w:r>
          <w:t xml:space="preserve">(d)  A co-judge may view confidential voter information contained in an election record to the extent necessary to perform the co-judge's duties but may not copy or disclose that information.</w:t>
        </w:r>
      </w:ins>
    </w:p>
    <w:p>
      <w:pPr>
        <w:spacing w:after="100" w:before="0"/>
        <w:ind w:left="0"/>
        <w:rPr>
          <w:ins w:id="90085" w:author="Co-Judge Bill Draft" w:date="2026-10-06T00:00:00Z"/>
        </w:rPr>
      </w:pPr>
      <w:ins w:id="85" w:author="Co-Judge Bill Draft" w:date="2026-10-06T00:00:00Z">
        <w:r>
          <w:t xml:space="preserve">(e)  A watcher who is entitled to serve at the central counting station in the election may observe the examination, except that a watcher may not view sensitive security information.</w:t>
        </w:r>
      </w:ins>
    </w:p>
    <w:p>
      <w:pPr>
        <w:spacing w:after="100" w:before="200"/>
        <w:ind w:left="0"/>
        <w:rPr>
          <w:ins w:id="90086" w:author="Co-Judge Bill Draft" w:date="2026-10-06T00:00:00Z"/>
        </w:rPr>
      </w:pPr>
      <w:ins w:id="86" w:author="Co-Judge Bill Draft" w:date="2026-10-06T00:00:00Z">
        <w:r>
          <w:t xml:space="preserve">Sec. 127.409.  EXAMINATION PLAN. (a) Not later than the 30th day before election day, or not later than the fifth day after the date a late request is delivered, the general custodian shall prepare a written examination plan and deliver it to each co-judge, each county chair of an eligible political party, and the secretary of state.</w:t>
        </w:r>
      </w:ins>
    </w:p>
    <w:p>
      <w:pPr>
        <w:spacing w:after="100" w:before="0"/>
        <w:ind w:left="0"/>
        <w:rPr>
          <w:ins w:id="90087" w:author="Co-Judge Bill Draft" w:date="2026-10-06T00:00:00Z"/>
        </w:rPr>
      </w:pPr>
      <w:ins w:id="87" w:author="Co-Judge Bill Draft" w:date="2026-10-06T00:00:00Z">
        <w:r>
          <w:t xml:space="preserve">(b)  The examination plan must be in the form prescribed by the secretary of state and must include:</w:t>
        </w:r>
      </w:ins>
    </w:p>
    <w:p>
      <w:pPr>
        <w:spacing w:after="100" w:before="0"/>
        <w:ind w:left="720"/>
        <w:rPr>
          <w:ins w:id="90088" w:author="Co-Judge Bill Draft" w:date="2026-10-06T00:00:00Z"/>
        </w:rPr>
      </w:pPr>
      <w:ins w:id="88" w:author="Co-Judge Bill Draft" w:date="2026-10-06T00:00:00Z">
        <w:r>
          <w:t xml:space="preserve">(1)  a schedule that places each step of the examination within the period ending on the examination closing date, coordinated with the processing of early voting, provisional, and late-arriving ballots and with the count under Section 127.201;</w:t>
        </w:r>
      </w:ins>
    </w:p>
    <w:p>
      <w:pPr>
        <w:spacing w:after="100" w:before="0"/>
        <w:ind w:left="720"/>
        <w:rPr>
          <w:ins w:id="90089" w:author="Co-Judge Bill Draft" w:date="2026-10-06T00:00:00Z"/>
        </w:rPr>
      </w:pPr>
      <w:ins w:id="89" w:author="Co-Judge Bill Draft" w:date="2026-10-06T00:00:00Z">
        <w:r>
          <w:t xml:space="preserve">(2)  the location of the examination area and the hardware to be used;</w:t>
        </w:r>
      </w:ins>
    </w:p>
    <w:p>
      <w:pPr>
        <w:spacing w:after="100" w:before="0"/>
        <w:ind w:left="720"/>
        <w:rPr>
          <w:ins w:id="90090" w:author="Co-Judge Bill Draft" w:date="2026-10-06T00:00:00Z"/>
        </w:rPr>
      </w:pPr>
      <w:ins w:id="90" w:author="Co-Judge Bill Draft" w:date="2026-10-06T00:00:00Z">
        <w:r>
          <w:t xml:space="preserve">(3)  the method for producing read-only copies and forensic images;</w:t>
        </w:r>
      </w:ins>
    </w:p>
    <w:p>
      <w:pPr>
        <w:spacing w:after="100" w:before="0"/>
        <w:ind w:left="720"/>
        <w:rPr>
          <w:ins w:id="90091" w:author="Co-Judge Bill Draft" w:date="2026-10-06T00:00:00Z"/>
        </w:rPr>
      </w:pPr>
      <w:ins w:id="91" w:author="Co-Judge Bill Draft" w:date="2026-10-06T00:00:00Z">
        <w:r>
          <w:t xml:space="preserve">(4)  the video recording and logging arrangements required by Section 127.424;</w:t>
        </w:r>
      </w:ins>
    </w:p>
    <w:p>
      <w:pPr>
        <w:spacing w:after="100" w:before="0"/>
        <w:ind w:left="720"/>
        <w:rPr>
          <w:ins w:id="90092" w:author="Co-Judge Bill Draft" w:date="2026-10-06T00:00:00Z"/>
        </w:rPr>
      </w:pPr>
      <w:ins w:id="92" w:author="Co-Judge Bill Draft" w:date="2026-10-06T00:00:00Z">
        <w:r>
          <w:t xml:space="preserve">(5)  the procedure and date for the random selection of units under Section 127.420; and</w:t>
        </w:r>
      </w:ins>
    </w:p>
    <w:p>
      <w:pPr>
        <w:spacing w:after="100" w:before="0"/>
        <w:ind w:left="720"/>
        <w:rPr>
          <w:ins w:id="90093" w:author="Co-Judge Bill Draft" w:date="2026-10-06T00:00:00Z"/>
        </w:rPr>
      </w:pPr>
      <w:ins w:id="93" w:author="Co-Judge Bill Draft" w:date="2026-10-06T00:00:00Z">
        <w:r>
          <w:t xml:space="preserve">(6)  the names of the persons who will perform the examination and, for an integrity examination, of each qualified examiner.</w:t>
        </w:r>
      </w:ins>
    </w:p>
    <w:p>
      <w:pPr>
        <w:spacing w:after="100" w:before="0"/>
        <w:ind w:left="0"/>
        <w:rPr>
          <w:ins w:id="90094" w:author="Co-Judge Bill Draft" w:date="2026-10-06T00:00:00Z"/>
        </w:rPr>
      </w:pPr>
      <w:ins w:id="94" w:author="Co-Judge Bill Draft" w:date="2026-10-06T00:00:00Z">
        <w:r>
          <w:t xml:space="preserve">(c)  A co-judge may submit written comments on the examination plan. The general custodian shall consider the comments and may amend the plan. The general custodian's decision on the content of the plan is final for purposes of the examination, subject to Section 127.417(d).</w:t>
        </w:r>
      </w:ins>
    </w:p>
    <w:p>
      <w:pPr>
        <w:spacing w:after="100" w:before="200"/>
        <w:ind w:left="0"/>
        <w:rPr>
          <w:ins w:id="90095" w:author="Co-Judge Bill Draft" w:date="2026-10-06T00:00:00Z"/>
        </w:rPr>
      </w:pPr>
      <w:ins w:id="95" w:author="Co-Judge Bill Draft" w:date="2026-10-06T00:00:00Z">
        <w:r>
          <w:t xml:space="preserve">Sec. 127.410.  RECORDS RECONCILIATION. (a) The general custodian shall conduct a records reconciliation that closes each of the following loops for each election precinct, for each polling location, and for the county as a whole:</w:t>
        </w:r>
      </w:ins>
    </w:p>
    <w:p>
      <w:pPr>
        <w:spacing w:after="100" w:before="0"/>
        <w:ind w:left="720"/>
        <w:rPr>
          <w:ins w:id="90096" w:author="Co-Judge Bill Draft" w:date="2026-10-06T00:00:00Z"/>
        </w:rPr>
      </w:pPr>
      <w:ins w:id="96" w:author="Co-Judge Bill Draft" w:date="2026-10-06T00:00:00Z">
        <w:r>
          <w:t xml:space="preserve">(1)  poll list and pollbook reconciliation: the number of voters accepted for voting at each polling location during early voting by personal appearance and on election day, compared with the number of ballots cast and tabulated for that location;</w:t>
        </w:r>
      </w:ins>
    </w:p>
    <w:p>
      <w:pPr>
        <w:spacing w:after="100" w:before="0"/>
        <w:ind w:left="720"/>
        <w:rPr>
          <w:ins w:id="90097" w:author="Co-Judge Bill Draft" w:date="2026-10-06T00:00:00Z"/>
        </w:rPr>
      </w:pPr>
      <w:ins w:id="97" w:author="Co-Judge Bill Draft" w:date="2026-10-06T00:00:00Z">
        <w:r>
          <w:t xml:space="preserve">(2)  mail ballot accounting: the number of applications for ballots to be voted by mail accepted, ballots provided, ballots returned, ballots accepted, ballots rejected, ballots for which a defect was corrected under Chapter 87, and ballots counted, compared with the determinations of the signature verification committee and early voting ballot board and with the tabulated results;</w:t>
        </w:r>
      </w:ins>
    </w:p>
    <w:p>
      <w:pPr>
        <w:spacing w:after="100" w:before="0"/>
        <w:ind w:left="720"/>
        <w:rPr>
          <w:ins w:id="90098" w:author="Co-Judge Bill Draft" w:date="2026-10-06T00:00:00Z"/>
        </w:rPr>
      </w:pPr>
      <w:ins w:id="98" w:author="Co-Judge Bill Draft" w:date="2026-10-06T00:00:00Z">
        <w:r>
          <w:t xml:space="preserve">(3)  provisional ballot accounting: the number of provisional ballots cast, accepted, rejected, and counted, compared with the records of the early voting ballot board and the voter registrar;</w:t>
        </w:r>
      </w:ins>
    </w:p>
    <w:p>
      <w:pPr>
        <w:spacing w:after="100" w:before="0"/>
        <w:ind w:left="720"/>
        <w:rPr>
          <w:ins w:id="90099" w:author="Co-Judge Bill Draft" w:date="2026-10-06T00:00:00Z"/>
        </w:rPr>
      </w:pPr>
      <w:ins w:id="99" w:author="Co-Judge Bill Draft" w:date="2026-10-06T00:00:00Z">
        <w:r>
          <w:t xml:space="preserve">(4)  tabulation reconciliation: the totals reported by each tabulator compared with the totals in the election management system, the cast vote records, and the ballot images, and those totals compared with the results of the count under Section 127.201 and of any risk-limiting audit conducted under Subchapter I;</w:t>
        </w:r>
      </w:ins>
    </w:p>
    <w:p>
      <w:pPr>
        <w:spacing w:after="100" w:before="0"/>
        <w:ind w:left="720"/>
        <w:rPr>
          <w:ins w:id="90100" w:author="Co-Judge Bill Draft" w:date="2026-10-06T00:00:00Z"/>
        </w:rPr>
      </w:pPr>
      <w:ins w:id="100" w:author="Co-Judge Bill Draft" w:date="2026-10-06T00:00:00Z">
        <w:r>
          <w:t xml:space="preserve">(5)  ballot accounting: the number of ballots ordered or printed, delivered to each polling location or to the early voting clerk, issued, spoiled, voted, cast provisionally, duplicated under Section 127.126, unused, and returned; and</w:t>
        </w:r>
      </w:ins>
    </w:p>
    <w:p>
      <w:pPr>
        <w:spacing w:after="100" w:before="0"/>
        <w:ind w:left="720"/>
        <w:rPr>
          <w:ins w:id="90101" w:author="Co-Judge Bill Draft" w:date="2026-10-06T00:00:00Z"/>
        </w:rPr>
      </w:pPr>
      <w:ins w:id="101" w:author="Co-Judge Bill Draft" w:date="2026-10-06T00:00:00Z">
        <w:r>
          <w:t xml:space="preserve">(6)  chain of custody: the continuity and agreement of seal numbers, transfer records, access logs, and logs of the insertion and removal of removable media for each ballot box, item of removable media, and unit, together with the video required by Section 127.1232, the electronic device records required by Section 127.009, and the records of each test and hash validation conducted under Subchapter D or Section 129.023.</w:t>
        </w:r>
      </w:ins>
    </w:p>
    <w:p>
      <w:pPr>
        <w:spacing w:after="100" w:before="0"/>
        <w:ind w:left="0"/>
        <w:rPr>
          <w:ins w:id="90102" w:author="Co-Judge Bill Draft" w:date="2026-10-06T00:00:00Z"/>
        </w:rPr>
      </w:pPr>
      <w:ins w:id="102" w:author="Co-Judge Bill Draft" w:date="2026-10-06T00:00:00Z">
        <w:r>
          <w:t xml:space="preserve">(b)  The reconciliation under Section 127.131(f) is an input to the records reconciliation, and the records reconciliation shall identify any difference between that reconciliation and the results of the records reconciliation.</w:t>
        </w:r>
      </w:ins>
    </w:p>
    <w:p>
      <w:pPr>
        <w:spacing w:after="100" w:before="0"/>
        <w:ind w:left="0"/>
        <w:rPr>
          <w:ins w:id="90103" w:author="Co-Judge Bill Draft" w:date="2026-10-06T00:00:00Z"/>
        </w:rPr>
      </w:pPr>
      <w:ins w:id="103" w:author="Co-Judge Bill Draft" w:date="2026-10-06T00:00:00Z">
        <w:r>
          <w:t xml:space="preserve">(c)  If a record required to perform a reconciliation does not exist or cannot be located, the absence of the record shall be logged as a factual discrepancy.</w:t>
        </w:r>
      </w:ins>
    </w:p>
    <w:p>
      <w:pPr>
        <w:spacing w:after="100" w:before="0"/>
        <w:ind w:left="0"/>
        <w:rPr>
          <w:ins w:id="90104" w:author="Co-Judge Bill Draft" w:date="2026-10-06T00:00:00Z"/>
        </w:rPr>
      </w:pPr>
      <w:ins w:id="104" w:author="Co-Judge Bill Draft" w:date="2026-10-06T00:00:00Z">
        <w:r>
          <w:t xml:space="preserve">(d)  In an election in which a risk-limiting audit is conducted under Subchapter I, the count under Section 127.201 is conducted on the schedule prescribed by Section 127.201(b-2). In any other election, the general custodian shall, to the extent practicable, conduct the count under Section 127.201 so that it is completed before the examination closing date. On request of the general custodian, the secretary of state shall, to the extent practicable, prescribe dates under Subchapter I that permit the results of a risk-limiting audit in the county to be reconciled before the examination closing date. A comparison under Subsection (a)(4) that cannot be completed before the examination closing date because the count or audit is not complete shall be completed and reported under Section 127.418(d).</w:t>
        </w:r>
      </w:ins>
    </w:p>
    <w:p>
      <w:pPr>
        <w:spacing w:after="100" w:before="0"/>
        <w:ind w:left="0"/>
        <w:rPr>
          <w:ins w:id="90105" w:author="Co-Judge Bill Draft" w:date="2026-10-06T00:00:00Z"/>
        </w:rPr>
      </w:pPr>
      <w:ins w:id="105" w:author="Co-Judge Bill Draft" w:date="2026-10-06T00:00:00Z">
        <w:r>
          <w:t xml:space="preserve">(e)  Notwithstanding Section 66.058(b-1), a container holding voted ballots may be opened during an examination only to conduct a count under Section 127.201, Chapter 65, or Subchapter I, and only under dual control in the presence of the co-judges or under Section 127.405(d). A container holding unvoted, spoiled, or other ballots that are not voted ballots may be opened for the purpose of ballot accounting under Subsection (a)(5) under the same conditions. Each container opened shall be resealed and the seal numbers logged.</w:t>
        </w:r>
      </w:ins>
    </w:p>
    <w:p>
      <w:pPr>
        <w:spacing w:after="100" w:before="200"/>
        <w:ind w:left="0"/>
        <w:rPr>
          <w:ins w:id="90106" w:author="Co-Judge Bill Draft" w:date="2026-10-06T00:00:00Z"/>
        </w:rPr>
      </w:pPr>
      <w:ins w:id="106" w:author="Co-Judge Bill Draft" w:date="2026-10-06T00:00:00Z">
        <w:r>
          <w:t xml:space="preserve">Sec. 127.411.  READ-ONLY COPIES; CONTROLLED HARDWARE. (a) The records reconciliation and the review of logs shall be performed on read-only copies and forensic images, and not on original electronic records, unless no copy can be made by a method approved by the secretary of state.</w:t>
        </w:r>
      </w:ins>
    </w:p>
    <w:p>
      <w:pPr>
        <w:spacing w:after="100" w:before="0"/>
        <w:ind w:left="0"/>
        <w:rPr>
          <w:ins w:id="90107" w:author="Co-Judge Bill Draft" w:date="2026-10-06T00:00:00Z"/>
        </w:rPr>
      </w:pPr>
      <w:ins w:id="107" w:author="Co-Judge Bill Draft" w:date="2026-10-06T00:00:00Z">
        <w:r>
          <w:t xml:space="preserve">(b)  Electronic data shall be exported from a voting system only by an export function of the certified voting system or another method approved by the secretary of state, and shall be transferred under dual control. Each person participating in the transfer shall verify and log the files transferred and their cryptographic hash values.</w:t>
        </w:r>
      </w:ins>
    </w:p>
    <w:p>
      <w:pPr>
        <w:spacing w:after="100" w:before="0"/>
        <w:ind w:left="0"/>
        <w:rPr>
          <w:ins w:id="90108" w:author="Co-Judge Bill Draft" w:date="2026-10-06T00:00:00Z"/>
        </w:rPr>
      </w:pPr>
      <w:ins w:id="108" w:author="Co-Judge Bill Draft" w:date="2026-10-06T00:00:00Z">
        <w:r>
          <w:t xml:space="preserve">(c)  Hardware used to analyze a read-only copy or forensic image:</w:t>
        </w:r>
      </w:ins>
    </w:p>
    <w:p>
      <w:pPr>
        <w:spacing w:after="100" w:before="0"/>
        <w:ind w:left="720"/>
        <w:rPr>
          <w:ins w:id="90109" w:author="Co-Judge Bill Draft" w:date="2026-10-06T00:00:00Z"/>
        </w:rPr>
      </w:pPr>
      <w:ins w:id="109" w:author="Co-Judge Bill Draft" w:date="2026-10-06T00:00:00Z">
        <w:r>
          <w:t xml:space="preserve">(1)  must be owned or leased by and under the control of the general custodian or the secretary of state;</w:t>
        </w:r>
      </w:ins>
    </w:p>
    <w:p>
      <w:pPr>
        <w:spacing w:after="100" w:before="0"/>
        <w:ind w:left="720"/>
        <w:rPr>
          <w:ins w:id="90110" w:author="Co-Judge Bill Draft" w:date="2026-10-06T00:00:00Z"/>
        </w:rPr>
      </w:pPr>
      <w:ins w:id="110" w:author="Co-Judge Bill Draft" w:date="2026-10-06T00:00:00Z">
        <w:r>
          <w:t xml:space="preserve">(2)  may not be a component of a voting system or be connected to a component of a voting system; and</w:t>
        </w:r>
      </w:ins>
    </w:p>
    <w:p>
      <w:pPr>
        <w:spacing w:after="100" w:before="0"/>
        <w:ind w:left="720"/>
        <w:rPr>
          <w:ins w:id="90111" w:author="Co-Judge Bill Draft" w:date="2026-10-06T00:00:00Z"/>
        </w:rPr>
      </w:pPr>
      <w:ins w:id="111" w:author="Co-Judge Bill Draft" w:date="2026-10-06T00:00:00Z">
        <w:r>
          <w:t xml:space="preserve">(3)  may not be connected to the Internet or to any external network during the examination.</w:t>
        </w:r>
      </w:ins>
    </w:p>
    <w:p>
      <w:pPr>
        <w:spacing w:after="100" w:before="0"/>
        <w:ind w:left="0"/>
        <w:rPr>
          <w:ins w:id="90112" w:author="Co-Judge Bill Draft" w:date="2026-10-06T00:00:00Z"/>
        </w:rPr>
      </w:pPr>
      <w:ins w:id="112" w:author="Co-Judge Bill Draft" w:date="2026-10-06T00:00:00Z">
        <w:r>
          <w:t xml:space="preserve">(d)  The general custodian shall record a cryptographic hash value of each original electronic record before and after a read-only copy or forensic image is made, and shall log any difference as a factual discrepancy.</w:t>
        </w:r>
      </w:ins>
    </w:p>
    <w:p>
      <w:pPr>
        <w:spacing w:after="100" w:before="200"/>
        <w:ind w:left="0"/>
        <w:rPr>
          <w:ins w:id="90113" w:author="Co-Judge Bill Draft" w:date="2026-10-06T00:00:00Z"/>
        </w:rPr>
      </w:pPr>
      <w:ins w:id="113" w:author="Co-Judge Bill Draft" w:date="2026-10-06T00:00:00Z">
        <w:r>
          <w:t xml:space="preserve">Sec. 127.412.  RECONCILIATION REPORTS; MASTER LOG; ASSURANCE STATEMENT. (a) The general custodian shall prepare, for each election precinct and each polling location, a reconciliation report in the form prescribed by the secretary of state showing the result of each loop under Section 127.410(a) and each factual discrepancy found. Each co-judge shall sign the report, with or without a dissent.</w:t>
        </w:r>
      </w:ins>
    </w:p>
    <w:p>
      <w:pPr>
        <w:spacing w:after="100" w:before="0"/>
        <w:ind w:left="0"/>
        <w:rPr>
          <w:ins w:id="90114" w:author="Co-Judge Bill Draft" w:date="2026-10-06T00:00:00Z"/>
        </w:rPr>
      </w:pPr>
      <w:ins w:id="114" w:author="Co-Judge Bill Draft" w:date="2026-10-06T00:00:00Z">
        <w:r>
          <w:t xml:space="preserve">(b)  The general custodian shall maintain a master discrepancy and resolution log that records, for each factual discrepancy and interpretive dispute:</w:t>
        </w:r>
      </w:ins>
    </w:p>
    <w:p>
      <w:pPr>
        <w:spacing w:after="100" w:before="0"/>
        <w:ind w:left="720"/>
        <w:rPr>
          <w:ins w:id="90115" w:author="Co-Judge Bill Draft" w:date="2026-10-06T00:00:00Z"/>
        </w:rPr>
      </w:pPr>
      <w:ins w:id="115" w:author="Co-Judge Bill Draft" w:date="2026-10-06T00:00:00Z">
        <w:r>
          <w:t xml:space="preserve">(1)  a unique identifier;</w:t>
        </w:r>
      </w:ins>
    </w:p>
    <w:p>
      <w:pPr>
        <w:spacing w:after="100" w:before="0"/>
        <w:ind w:left="720"/>
        <w:rPr>
          <w:ins w:id="90116" w:author="Co-Judge Bill Draft" w:date="2026-10-06T00:00:00Z"/>
        </w:rPr>
      </w:pPr>
      <w:ins w:id="116" w:author="Co-Judge Bill Draft" w:date="2026-10-06T00:00:00Z">
        <w:r>
          <w:t xml:space="preserve">(2)  the precinct, polling location, unit, or record concerned;</w:t>
        </w:r>
      </w:ins>
    </w:p>
    <w:p>
      <w:pPr>
        <w:spacing w:after="100" w:before="0"/>
        <w:ind w:left="720"/>
        <w:rPr>
          <w:ins w:id="90117" w:author="Co-Judge Bill Draft" w:date="2026-10-06T00:00:00Z"/>
        </w:rPr>
      </w:pPr>
      <w:ins w:id="117" w:author="Co-Judge Bill Draft" w:date="2026-10-06T00:00:00Z">
        <w:r>
          <w:t xml:space="preserve">(3)  a description of the discrepancy and the counts involved;</w:t>
        </w:r>
      </w:ins>
    </w:p>
    <w:p>
      <w:pPr>
        <w:spacing w:after="100" w:before="0"/>
        <w:ind w:left="720"/>
        <w:rPr>
          <w:ins w:id="90118" w:author="Co-Judge Bill Draft" w:date="2026-10-06T00:00:00Z"/>
        </w:rPr>
      </w:pPr>
      <w:ins w:id="118" w:author="Co-Judge Bill Draft" w:date="2026-10-06T00:00:00Z">
        <w:r>
          <w:t xml:space="preserve">(4)  each re-performance under Section 127.413 and its result;</w:t>
        </w:r>
      </w:ins>
    </w:p>
    <w:p>
      <w:pPr>
        <w:spacing w:after="100" w:before="0"/>
        <w:ind w:left="720"/>
        <w:rPr>
          <w:ins w:id="90119" w:author="Co-Judge Bill Draft" w:date="2026-10-06T00:00:00Z"/>
        </w:rPr>
      </w:pPr>
      <w:ins w:id="119" w:author="Co-Judge Bill Draft" w:date="2026-10-06T00:00:00Z">
        <w:r>
          <w:t xml:space="preserve">(5)  the classification under Section 127.414 and the written statement of reasons;</w:t>
        </w:r>
      </w:ins>
    </w:p>
    <w:p>
      <w:pPr>
        <w:spacing w:after="100" w:before="0"/>
        <w:ind w:left="720"/>
        <w:rPr>
          <w:ins w:id="90120" w:author="Co-Judge Bill Draft" w:date="2026-10-06T00:00:00Z"/>
        </w:rPr>
      </w:pPr>
      <w:ins w:id="120" w:author="Co-Judge Bill Draft" w:date="2026-10-06T00:00:00Z">
        <w:r>
          <w:t xml:space="preserve">(6)  whether the item is segregated and the location and seal number of any segregated material;</w:t>
        </w:r>
      </w:ins>
    </w:p>
    <w:p>
      <w:pPr>
        <w:spacing w:after="100" w:before="0"/>
        <w:ind w:left="720"/>
        <w:rPr>
          <w:ins w:id="90121" w:author="Co-Judge Bill Draft" w:date="2026-10-06T00:00:00Z"/>
        </w:rPr>
      </w:pPr>
      <w:ins w:id="121" w:author="Co-Judge Bill Draft" w:date="2026-10-06T00:00:00Z">
        <w:r>
          <w:t xml:space="preserve">(7)  any dissent; and</w:t>
        </w:r>
      </w:ins>
    </w:p>
    <w:p>
      <w:pPr>
        <w:spacing w:after="100" w:before="0"/>
        <w:ind w:left="720"/>
        <w:rPr>
          <w:ins w:id="90122" w:author="Co-Judge Bill Draft" w:date="2026-10-06T00:00:00Z"/>
        </w:rPr>
      </w:pPr>
      <w:ins w:id="122" w:author="Co-Judge Bill Draft" w:date="2026-10-06T00:00:00Z">
        <w:r>
          <w:t xml:space="preserve">(8)  whether the item is referred under Section 127.417.</w:t>
        </w:r>
      </w:ins>
    </w:p>
    <w:p>
      <w:pPr>
        <w:spacing w:after="100" w:before="0"/>
        <w:ind w:left="0"/>
        <w:rPr>
          <w:ins w:id="90123" w:author="Co-Judge Bill Draft" w:date="2026-10-06T00:00:00Z"/>
        </w:rPr>
      </w:pPr>
      <w:ins w:id="123" w:author="Co-Judge Bill Draft" w:date="2026-10-06T00:00:00Z">
        <w:r>
          <w:t xml:space="preserve">(c)  On the examination closing date, the general custodian shall prepare an assurance statement in the form prescribed by the secretary of state. The assurance statement must:</w:t>
        </w:r>
      </w:ins>
    </w:p>
    <w:p>
      <w:pPr>
        <w:spacing w:after="100" w:before="0"/>
        <w:ind w:left="720"/>
        <w:rPr>
          <w:ins w:id="90124" w:author="Co-Judge Bill Draft" w:date="2026-10-06T00:00:00Z"/>
        </w:rPr>
      </w:pPr>
      <w:ins w:id="124" w:author="Co-Judge Bill Draft" w:date="2026-10-06T00:00:00Z">
        <w:r>
          <w:t xml:space="preserve">(1)  state, for each loop under Section 127.410(a), whether it was reconciled without discrepancy, reconciled with each discrepancy explained, or not fully reconciled;</w:t>
        </w:r>
      </w:ins>
    </w:p>
    <w:p>
      <w:pPr>
        <w:spacing w:after="100" w:before="0"/>
        <w:ind w:left="720"/>
        <w:rPr>
          <w:ins w:id="90125" w:author="Co-Judge Bill Draft" w:date="2026-10-06T00:00:00Z"/>
        </w:rPr>
      </w:pPr>
      <w:ins w:id="125" w:author="Co-Judge Bill Draft" w:date="2026-10-06T00:00:00Z">
        <w:r>
          <w:t xml:space="preserve">(2)  list each unresolved item and each referred item;</w:t>
        </w:r>
      </w:ins>
    </w:p>
    <w:p>
      <w:pPr>
        <w:spacing w:after="100" w:before="0"/>
        <w:ind w:left="720"/>
        <w:rPr>
          <w:ins w:id="90126" w:author="Co-Judge Bill Draft" w:date="2026-10-06T00:00:00Z"/>
        </w:rPr>
      </w:pPr>
      <w:ins w:id="126" w:author="Co-Judge Bill Draft" w:date="2026-10-06T00:00:00Z">
        <w:r>
          <w:t xml:space="preserve">(3)  summarize the results of any integrity examination completed on or before the examination closing date, accompanied by the statement required by Section 127.422;</w:t>
        </w:r>
      </w:ins>
    </w:p>
    <w:p>
      <w:pPr>
        <w:spacing w:after="100" w:before="0"/>
        <w:ind w:left="720"/>
        <w:rPr>
          <w:ins w:id="90127" w:author="Co-Judge Bill Draft" w:date="2026-10-06T00:00:00Z"/>
        </w:rPr>
      </w:pPr>
      <w:ins w:id="127" w:author="Co-Judge Bill Draft" w:date="2026-10-06T00:00:00Z">
        <w:r>
          <w:t xml:space="preserve">(4)  state that the examination does not change any vote total and that a vote total may be corrected only as provided by Section 127.415; and</w:t>
        </w:r>
      </w:ins>
    </w:p>
    <w:p>
      <w:pPr>
        <w:spacing w:after="100" w:before="0"/>
        <w:ind w:left="720"/>
        <w:rPr>
          <w:ins w:id="90128" w:author="Co-Judge Bill Draft" w:date="2026-10-06T00:00:00Z"/>
        </w:rPr>
      </w:pPr>
      <w:ins w:id="128" w:author="Co-Judge Bill Draft" w:date="2026-10-06T00:00:00Z">
        <w:r>
          <w:t xml:space="preserve">(5)  be signed by the general custodian and by each co-judge, with or without a dissent.</w:t>
        </w:r>
      </w:ins>
    </w:p>
    <w:p>
      <w:pPr>
        <w:spacing w:after="100" w:before="0"/>
        <w:ind w:left="0"/>
        <w:rPr>
          <w:ins w:id="90129" w:author="Co-Judge Bill Draft" w:date="2026-10-06T00:00:00Z"/>
        </w:rPr>
      </w:pPr>
      <w:ins w:id="129" w:author="Co-Judge Bill Draft" w:date="2026-10-06T00:00:00Z">
        <w:r>
          <w:t xml:space="preserve">(d)  A report or statement is complete when signed by the general custodian, regardless of whether a co-judge signs it. If a co-judge declines to sign or is not present, the general custodian shall note that fact on the document.</w:t>
        </w:r>
      </w:ins>
    </w:p>
    <w:p>
      <w:pPr>
        <w:spacing w:after="100" w:before="0"/>
        <w:ind w:left="0"/>
        <w:rPr>
          <w:ins w:id="90130" w:author="Co-Judge Bill Draft" w:date="2026-10-06T00:00:00Z"/>
        </w:rPr>
      </w:pPr>
      <w:ins w:id="130" w:author="Co-Judge Bill Draft" w:date="2026-10-06T00:00:00Z">
        <w:r>
          <w:t xml:space="preserve">(e)  The assurance statement and the master discrepancy and resolution log are part of the record of the local canvass under Section 67.004(h).</w:t>
        </w:r>
      </w:ins>
    </w:p>
    <w:p>
      <w:pPr>
        <w:spacing w:after="100" w:before="200"/>
        <w:ind w:left="0"/>
        <w:rPr>
          <w:ins w:id="90131" w:author="Co-Judge Bill Draft" w:date="2026-10-06T00:00:00Z"/>
        </w:rPr>
      </w:pPr>
      <w:ins w:id="131" w:author="Co-Judge Bill Draft" w:date="2026-10-06T00:00:00Z">
        <w:r>
          <w:t xml:space="preserve">Sec. 127.413.  RESOLUTION OF FACTUAL DISCREPANCY BY RE-PERFORMANCE. (a) When a factual discrepancy is identified, the step that produced it shall be re-performed under dual control in the presence of the co-judges, using the same or a more direct source record, including by recounting physical materials when the records reconciliation is authorized to do so under Section 127.410(e).</w:t>
        </w:r>
      </w:ins>
    </w:p>
    <w:p>
      <w:pPr>
        <w:spacing w:after="100" w:before="0"/>
        <w:ind w:left="0"/>
        <w:rPr>
          <w:ins w:id="90132" w:author="Co-Judge Bill Draft" w:date="2026-10-06T00:00:00Z"/>
        </w:rPr>
      </w:pPr>
      <w:ins w:id="132" w:author="Co-Judge Bill Draft" w:date="2026-10-06T00:00:00Z">
        <w:r>
          <w:t xml:space="preserve">(b)  Each re-performance and its result shall be logged. When two consecutive re-performances produce the same result, that result is established as the result of the step for purposes of the examination.</w:t>
        </w:r>
      </w:ins>
    </w:p>
    <w:p>
      <w:pPr>
        <w:spacing w:after="100" w:before="0"/>
        <w:ind w:left="0"/>
        <w:rPr>
          <w:ins w:id="90133" w:author="Co-Judge Bill Draft" w:date="2026-10-06T00:00:00Z"/>
        </w:rPr>
      </w:pPr>
      <w:ins w:id="133" w:author="Co-Judge Bill Draft" w:date="2026-10-06T00:00:00Z">
        <w:r>
          <w:t xml:space="preserve">(c)  If, after three re-performances, the co-judges do not agree on the result of the step, the disagreement is treated as an interpretive dispute and resolved under Section 127.414.</w:t>
        </w:r>
      </w:ins>
    </w:p>
    <w:p>
      <w:pPr>
        <w:spacing w:after="100" w:before="0"/>
        <w:ind w:left="0"/>
        <w:rPr>
          <w:ins w:id="90134" w:author="Co-Judge Bill Draft" w:date="2026-10-06T00:00:00Z"/>
        </w:rPr>
      </w:pPr>
      <w:ins w:id="134" w:author="Co-Judge Bill Draft" w:date="2026-10-06T00:00:00Z">
        <w:r>
          <w:t xml:space="preserve">(d)  Re-performance establishes the existence and amount of a factual discrepancy. It does not determine the cause of the discrepancy, which is classified under Section 127.414.</w:t>
        </w:r>
      </w:ins>
    </w:p>
    <w:p>
      <w:pPr>
        <w:spacing w:after="100" w:before="200"/>
        <w:ind w:left="0"/>
        <w:rPr>
          <w:ins w:id="90135" w:author="Co-Judge Bill Draft" w:date="2026-10-06T00:00:00Z"/>
        </w:rPr>
      </w:pPr>
      <w:ins w:id="135" w:author="Co-Judge Bill Draft" w:date="2026-10-06T00:00:00Z">
        <w:r>
          <w:t xml:space="preserve">Sec. 127.414.  RESOLUTION OF INTERPRETIVE DISPUTES. (a) The presiding co-judge shall classify each established factual discrepancy as:</w:t>
        </w:r>
      </w:ins>
    </w:p>
    <w:p>
      <w:pPr>
        <w:spacing w:after="100" w:before="0"/>
        <w:ind w:left="720"/>
        <w:rPr>
          <w:ins w:id="90136" w:author="Co-Judge Bill Draft" w:date="2026-10-06T00:00:00Z"/>
        </w:rPr>
      </w:pPr>
      <w:ins w:id="136" w:author="Co-Judge Bill Draft" w:date="2026-10-06T00:00:00Z">
        <w:r>
          <w:t xml:space="preserve">(1)  explained, if documentation in the election records accounts for the discrepancy and the documented cause is permitted by law;</w:t>
        </w:r>
      </w:ins>
    </w:p>
    <w:p>
      <w:pPr>
        <w:spacing w:after="100" w:before="0"/>
        <w:ind w:left="720"/>
        <w:rPr>
          <w:ins w:id="90137" w:author="Co-Judge Bill Draft" w:date="2026-10-06T00:00:00Z"/>
        </w:rPr>
      </w:pPr>
      <w:ins w:id="137" w:author="Co-Judge Bill Draft" w:date="2026-10-06T00:00:00Z">
        <w:r>
          <w:t xml:space="preserve">(2)  a clerical or procedural error, if the discrepancy results from an error in recording, transcribing, or procedure that does not indicate that a ballot was improperly cast, counted, or excluded; or</w:t>
        </w:r>
      </w:ins>
    </w:p>
    <w:p>
      <w:pPr>
        <w:spacing w:after="100" w:before="0"/>
        <w:ind w:left="720"/>
        <w:rPr>
          <w:ins w:id="90138" w:author="Co-Judge Bill Draft" w:date="2026-10-06T00:00:00Z"/>
        </w:rPr>
      </w:pPr>
      <w:ins w:id="138" w:author="Co-Judge Bill Draft" w:date="2026-10-06T00:00:00Z">
        <w:r>
          <w:t xml:space="preserve">(3)  unexplained.</w:t>
        </w:r>
      </w:ins>
    </w:p>
    <w:p>
      <w:pPr>
        <w:spacing w:after="100" w:before="0"/>
        <w:ind w:left="0"/>
        <w:rPr>
          <w:ins w:id="90139" w:author="Co-Judge Bill Draft" w:date="2026-10-06T00:00:00Z"/>
        </w:rPr>
      </w:pPr>
      <w:ins w:id="139" w:author="Co-Judge Bill Draft" w:date="2026-10-06T00:00:00Z">
        <w:r>
          <w:t xml:space="preserve">(b)  The presiding co-judge shall resolve each other interpretive dispute that concerns the results of the examination. The presiding co-judge has, for that purpose, authority comparable to that of a presiding election judge, and shall give a written statement of the specific reasons for each classification or resolution that a co-judge disputes.</w:t>
        </w:r>
      </w:ins>
    </w:p>
    <w:p>
      <w:pPr>
        <w:spacing w:after="100" w:before="0"/>
        <w:ind w:left="0"/>
        <w:rPr>
          <w:ins w:id="90140" w:author="Co-Judge Bill Draft" w:date="2026-10-06T00:00:00Z"/>
        </w:rPr>
      </w:pPr>
      <w:ins w:id="140" w:author="Co-Judge Bill Draft" w:date="2026-10-06T00:00:00Z">
        <w:r>
          <w:t xml:space="preserve">(c)  The general custodian shall decide each question concerning custody, security, the protection of sensitive security information, the scope of the examination under this subchapter, and the operation of equipment, and shall give a written statement of reasons for a decision that a co-judge disputes. A decision under this subsection may not deny a co-judge a right granted by Section 127.408.</w:t>
        </w:r>
      </w:ins>
    </w:p>
    <w:p>
      <w:pPr>
        <w:spacing w:after="100" w:before="0"/>
        <w:ind w:left="0"/>
        <w:rPr>
          <w:ins w:id="90141" w:author="Co-Judge Bill Draft" w:date="2026-10-06T00:00:00Z"/>
        </w:rPr>
      </w:pPr>
      <w:ins w:id="141" w:author="Co-Judge Bill Draft" w:date="2026-10-06T00:00:00Z">
        <w:r>
          <w:t xml:space="preserve">(d)  A question of law, including a question about the validity of a ballot or the interpretation of this code, is not decided in the examination. The question shall be logged and referred under Section 127.417.</w:t>
        </w:r>
      </w:ins>
    </w:p>
    <w:p>
      <w:pPr>
        <w:spacing w:after="100" w:before="0"/>
        <w:ind w:left="0"/>
        <w:rPr>
          <w:ins w:id="90142" w:author="Co-Judge Bill Draft" w:date="2026-10-06T00:00:00Z"/>
        </w:rPr>
      </w:pPr>
      <w:ins w:id="142" w:author="Co-Judge Bill Draft" w:date="2026-10-06T00:00:00Z">
        <w:r>
          <w:t xml:space="preserve">(e)  Any physical material that is the subject of a disputed classification or resolution shall be placed in a separate container, sealed, labeled with the item's identifier, and logged. Any electronic material that is the subject of a disputed classification or resolution shall be preserved as a read-only copy with its hash value logged. Segregated material shall be preserved under Section 127.427.</w:t>
        </w:r>
      </w:ins>
    </w:p>
    <w:p>
      <w:pPr>
        <w:spacing w:after="100" w:before="0"/>
        <w:ind w:left="0"/>
        <w:rPr>
          <w:ins w:id="90143" w:author="Co-Judge Bill Draft" w:date="2026-10-06T00:00:00Z"/>
        </w:rPr>
      </w:pPr>
      <w:ins w:id="143" w:author="Co-Judge Bill Draft" w:date="2026-10-06T00:00:00Z">
        <w:r>
          <w:t xml:space="preserve">(f)  A co-judge whose position does not prevail may record a dissent under Section 127.416.</w:t>
        </w:r>
      </w:ins>
    </w:p>
    <w:p>
      <w:pPr>
        <w:spacing w:after="100" w:before="200"/>
        <w:ind w:left="0"/>
        <w:rPr>
          <w:ins w:id="90144" w:author="Co-Judge Bill Draft" w:date="2026-10-06T00:00:00Z"/>
        </w:rPr>
      </w:pPr>
      <w:ins w:id="144" w:author="Co-Judge Bill Draft" w:date="2026-10-06T00:00:00Z">
        <w:r>
          <w:t xml:space="preserve">Sec. 127.415.  PRESUMPTIONS; EFFECT ON OFFICIAL RESULTS. (a) The returns and results determined in accordance with other provisions of this code are presumed correct. The examination does not by itself change any vote total, the acceptance or rejection of any ballot, or the result of any election.</w:t>
        </w:r>
      </w:ins>
    </w:p>
    <w:p>
      <w:pPr>
        <w:spacing w:after="100" w:before="0"/>
        <w:ind w:left="0"/>
        <w:rPr>
          <w:ins w:id="90145" w:author="Co-Judge Bill Draft" w:date="2026-10-06T00:00:00Z"/>
        </w:rPr>
      </w:pPr>
      <w:ins w:id="145" w:author="Co-Judge Bill Draft" w:date="2026-10-06T00:00:00Z">
        <w:r>
          <w:t xml:space="preserve">(b)  A vote total may be corrected only by a procedure authorized by other law, including a correction of the returns under Section 67.004(d) or 127.131, a recount under Title 13, or an election contest under Title 14.</w:t>
        </w:r>
      </w:ins>
    </w:p>
    <w:p>
      <w:pPr>
        <w:spacing w:after="100" w:before="0"/>
        <w:ind w:left="0"/>
        <w:rPr>
          <w:ins w:id="90146" w:author="Co-Judge Bill Draft" w:date="2026-10-06T00:00:00Z"/>
        </w:rPr>
      </w:pPr>
      <w:ins w:id="146" w:author="Co-Judge Bill Draft" w:date="2026-10-06T00:00:00Z">
        <w:r>
          <w:t xml:space="preserve">(c)  A determination by the signature verification committee or the early voting ballot board under Chapter 87 to accept or reject a ballot is not subject to review in the examination. The examination reconciles the number of ballots accepted, rejected, and counted, but does not reconsider the determination.</w:t>
        </w:r>
      </w:ins>
    </w:p>
    <w:p>
      <w:pPr>
        <w:spacing w:after="100" w:before="0"/>
        <w:ind w:left="0"/>
        <w:rPr>
          <w:ins w:id="90147" w:author="Co-Judge Bill Draft" w:date="2026-10-06T00:00:00Z"/>
        </w:rPr>
      </w:pPr>
      <w:ins w:id="147" w:author="Co-Judge Bill Draft" w:date="2026-10-06T00:00:00Z">
        <w:r>
          <w:t xml:space="preserve">(d)  A factual discrepancy, including a gap in a chain-of-custody record, does not by itself invalidate a ballot or a vote total.</w:t>
        </w:r>
      </w:ins>
    </w:p>
    <w:p>
      <w:pPr>
        <w:spacing w:after="100" w:before="200"/>
        <w:ind w:left="0"/>
        <w:rPr>
          <w:ins w:id="90148" w:author="Co-Judge Bill Draft" w:date="2026-10-06T00:00:00Z"/>
        </w:rPr>
      </w:pPr>
      <w:ins w:id="148" w:author="Co-Judge Bill Draft" w:date="2026-10-06T00:00:00Z">
        <w:r>
          <w:t xml:space="preserve">Sec. 127.416.  DISSENT. (a) A co-judge may record a dissent on any reconciliation report, entry in the master discrepancy and resolution log, or assurance statement. A dissent must be in writing, must identify the item concerned, and must state the co-judge's reasons.</w:t>
        </w:r>
      </w:ins>
    </w:p>
    <w:p>
      <w:pPr>
        <w:spacing w:after="100" w:before="0"/>
        <w:ind w:left="0"/>
        <w:rPr>
          <w:ins w:id="90149" w:author="Co-Judge Bill Draft" w:date="2026-10-06T00:00:00Z"/>
        </w:rPr>
      </w:pPr>
      <w:ins w:id="149" w:author="Co-Judge Bill Draft" w:date="2026-10-06T00:00:00Z">
        <w:r>
          <w:t xml:space="preserve">(b)  A co-judge who signs a document with a dissent has signed the document for purposes of this subchapter.</w:t>
        </w:r>
      </w:ins>
    </w:p>
    <w:p>
      <w:pPr>
        <w:spacing w:after="100" w:before="0"/>
        <w:ind w:left="0"/>
        <w:rPr>
          <w:ins w:id="90150" w:author="Co-Judge Bill Draft" w:date="2026-10-06T00:00:00Z"/>
        </w:rPr>
      </w:pPr>
      <w:ins w:id="150" w:author="Co-Judge Bill Draft" w:date="2026-10-06T00:00:00Z">
        <w:r>
          <w:t xml:space="preserve">(c)  A dissent does not prevent or delay the completion of a report, the examination closing date, or the local canvass, and does not have the effect of a veto.</w:t>
        </w:r>
      </w:ins>
    </w:p>
    <w:p>
      <w:pPr>
        <w:spacing w:after="100" w:before="0"/>
        <w:ind w:left="0"/>
        <w:rPr>
          <w:ins w:id="90151" w:author="Co-Judge Bill Draft" w:date="2026-10-06T00:00:00Z"/>
        </w:rPr>
      </w:pPr>
      <w:ins w:id="151" w:author="Co-Judge Bill Draft" w:date="2026-10-06T00:00:00Z">
        <w:r>
          <w:t xml:space="preserve">(d)  A dissent is an election record and is preserved for use in a recount or an election contest.</w:t>
        </w:r>
      </w:ins>
    </w:p>
    <w:p>
      <w:pPr>
        <w:spacing w:after="100" w:before="200"/>
        <w:ind w:left="0"/>
        <w:rPr>
          <w:ins w:id="90152" w:author="Co-Judge Bill Draft" w:date="2026-10-06T00:00:00Z"/>
        </w:rPr>
      </w:pPr>
      <w:ins w:id="152" w:author="Co-Judge Bill Draft" w:date="2026-10-06T00:00:00Z">
        <w:r>
          <w:t xml:space="preserve">Sec. 127.417.  REFERRAL TO CANVASSING AUTHORITY; JUDICIAL REVIEW. (a) Only the following items may be referred to the canvassing authority:</w:t>
        </w:r>
      </w:ins>
    </w:p>
    <w:p>
      <w:pPr>
        <w:spacing w:after="100" w:before="0"/>
        <w:ind w:left="720"/>
        <w:rPr>
          <w:ins w:id="90153" w:author="Co-Judge Bill Draft" w:date="2026-10-06T00:00:00Z"/>
        </w:rPr>
      </w:pPr>
      <w:ins w:id="153" w:author="Co-Judge Bill Draft" w:date="2026-10-06T00:00:00Z">
        <w:r>
          <w:t xml:space="preserve">(1)  a factual discrepancy classified as unexplained;</w:t>
        </w:r>
      </w:ins>
    </w:p>
    <w:p>
      <w:pPr>
        <w:spacing w:after="100" w:before="0"/>
        <w:ind w:left="720"/>
        <w:rPr>
          <w:ins w:id="90154" w:author="Co-Judge Bill Draft" w:date="2026-10-06T00:00:00Z"/>
        </w:rPr>
      </w:pPr>
      <w:ins w:id="154" w:author="Co-Judge Bill Draft" w:date="2026-10-06T00:00:00Z">
        <w:r>
          <w:t xml:space="preserve">(2)  an item that is the subject of a dissent; and</w:t>
        </w:r>
      </w:ins>
    </w:p>
    <w:p>
      <w:pPr>
        <w:spacing w:after="100" w:before="0"/>
        <w:ind w:left="720"/>
        <w:rPr>
          <w:ins w:id="90155" w:author="Co-Judge Bill Draft" w:date="2026-10-06T00:00:00Z"/>
        </w:rPr>
      </w:pPr>
      <w:ins w:id="155" w:author="Co-Judge Bill Draft" w:date="2026-10-06T00:00:00Z">
        <w:r>
          <w:t xml:space="preserve">(3)  a question of law logged under Section 127.414(d).</w:t>
        </w:r>
      </w:ins>
    </w:p>
    <w:p>
      <w:pPr>
        <w:spacing w:after="100" w:before="0"/>
        <w:ind w:left="0"/>
        <w:rPr>
          <w:ins w:id="90156" w:author="Co-Judge Bill Draft" w:date="2026-10-06T00:00:00Z"/>
        </w:rPr>
      </w:pPr>
      <w:ins w:id="156" w:author="Co-Judge Bill Draft" w:date="2026-10-06T00:00:00Z">
        <w:r>
          <w:t xml:space="preserve">(b)  The general custodian shall deliver the referred items to the canvassing authority with the documents required by Section 67.004(h). In acting on a referred item, the canvassing authority:</w:t>
        </w:r>
      </w:ins>
    </w:p>
    <w:p>
      <w:pPr>
        <w:spacing w:after="100" w:before="0"/>
        <w:ind w:left="720"/>
        <w:rPr>
          <w:ins w:id="90157" w:author="Co-Judge Bill Draft" w:date="2026-10-06T00:00:00Z"/>
        </w:rPr>
      </w:pPr>
      <w:ins w:id="157" w:author="Co-Judge Bill Draft" w:date="2026-10-06T00:00:00Z">
        <w:r>
          <w:t xml:space="preserve">(1)  may direct a correction of the returns under Section 67.004(d) if the correction is otherwise authorized by law;</w:t>
        </w:r>
      </w:ins>
    </w:p>
    <w:p>
      <w:pPr>
        <w:spacing w:after="100" w:before="0"/>
        <w:ind w:left="720"/>
        <w:rPr>
          <w:ins w:id="90158" w:author="Co-Judge Bill Draft" w:date="2026-10-06T00:00:00Z"/>
        </w:rPr>
      </w:pPr>
      <w:ins w:id="158" w:author="Co-Judge Bill Draft" w:date="2026-10-06T00:00:00Z">
        <w:r>
          <w:t xml:space="preserve">(2)  may refer the item to the secretary of state or to an appropriate prosecuting attorney; and</w:t>
        </w:r>
      </w:ins>
    </w:p>
    <w:p>
      <w:pPr>
        <w:spacing w:after="100" w:before="0"/>
        <w:ind w:left="720"/>
        <w:rPr>
          <w:ins w:id="90159" w:author="Co-Judge Bill Draft" w:date="2026-10-06T00:00:00Z"/>
        </w:rPr>
      </w:pPr>
      <w:ins w:id="159" w:author="Co-Judge Bill Draft" w:date="2026-10-06T00:00:00Z">
        <w:r>
          <w:t xml:space="preserve">(3)  shall note the item and any action taken in the record of the canvass.</w:t>
        </w:r>
      </w:ins>
    </w:p>
    <w:p>
      <w:pPr>
        <w:spacing w:after="100" w:before="0"/>
        <w:ind w:left="0"/>
        <w:rPr>
          <w:ins w:id="90160" w:author="Co-Judge Bill Draft" w:date="2026-10-06T00:00:00Z"/>
        </w:rPr>
      </w:pPr>
      <w:ins w:id="160" w:author="Co-Judge Bill Draft" w:date="2026-10-06T00:00:00Z">
        <w:r>
          <w:t xml:space="preserve">(c)  The canvassing authority may not:</w:t>
        </w:r>
      </w:ins>
    </w:p>
    <w:p>
      <w:pPr>
        <w:spacing w:after="100" w:before="0"/>
        <w:ind w:left="720"/>
        <w:rPr>
          <w:ins w:id="90161" w:author="Co-Judge Bill Draft" w:date="2026-10-06T00:00:00Z"/>
        </w:rPr>
      </w:pPr>
      <w:ins w:id="161" w:author="Co-Judge Bill Draft" w:date="2026-10-06T00:00:00Z">
        <w:r>
          <w:t xml:space="preserve">(1)  reopen an item that was resolved in the examination without a dissent; or</w:t>
        </w:r>
      </w:ins>
    </w:p>
    <w:p>
      <w:pPr>
        <w:spacing w:after="100" w:before="0"/>
        <w:ind w:left="720"/>
        <w:rPr>
          <w:ins w:id="90162" w:author="Co-Judge Bill Draft" w:date="2026-10-06T00:00:00Z"/>
        </w:rPr>
      </w:pPr>
      <w:ins w:id="162" w:author="Co-Judge Bill Draft" w:date="2026-10-06T00:00:00Z">
        <w:r>
          <w:t xml:space="preserve">(2)  consider as a referred item a matter that was not referred under Subsection (a).</w:t>
        </w:r>
      </w:ins>
    </w:p>
    <w:p>
      <w:pPr>
        <w:spacing w:after="100" w:before="0"/>
        <w:ind w:left="0"/>
        <w:rPr>
          <w:ins w:id="90163" w:author="Co-Judge Bill Draft" w:date="2026-10-06T00:00:00Z"/>
        </w:rPr>
      </w:pPr>
      <w:ins w:id="163" w:author="Co-Judge Bill Draft" w:date="2026-10-06T00:00:00Z">
        <w:r>
          <w:t xml:space="preserve">(d)  A co-judge or the county chair of an eligible political party may seek a writ of mandamus under Section 273.061 to compel the general custodian to perform a duty imposed by this subchapter, including a duty to provide access under Section 127.408. A court may not order that the local canvass be delayed beyond the latest date permitted by Section 67.003.</w:t>
        </w:r>
      </w:ins>
    </w:p>
    <w:p>
      <w:pPr>
        <w:spacing w:after="100" w:before="0"/>
        <w:ind w:left="0"/>
        <w:rPr>
          <w:ins w:id="90164" w:author="Co-Judge Bill Draft" w:date="2026-10-06T00:00:00Z"/>
        </w:rPr>
      </w:pPr>
      <w:ins w:id="164" w:author="Co-Judge Bill Draft" w:date="2026-10-06T00:00:00Z">
        <w:r>
          <w:t xml:space="preserve">(e)  A challenge to the result of an election based on a matter identified in an examination may be brought only by recount under Title 13 or by election contest under Title 14.</w:t>
        </w:r>
      </w:ins>
    </w:p>
    <w:p>
      <w:pPr>
        <w:spacing w:after="100" w:before="200"/>
        <w:ind w:left="0"/>
        <w:rPr>
          <w:ins w:id="90165" w:author="Co-Judge Bill Draft" w:date="2026-10-06T00:00:00Z"/>
        </w:rPr>
      </w:pPr>
      <w:ins w:id="165" w:author="Co-Judge Bill Draft" w:date="2026-10-06T00:00:00Z">
        <w:r>
          <w:t xml:space="preserve">Sec. 127.418.  DEADLINE; CANVASS NOT DELAYED. (a) The examination closing date is the earlier of:</w:t>
        </w:r>
      </w:ins>
    </w:p>
    <w:p>
      <w:pPr>
        <w:spacing w:after="100" w:before="0"/>
        <w:ind w:left="720"/>
        <w:rPr>
          <w:ins w:id="90166" w:author="Co-Judge Bill Draft" w:date="2026-10-06T00:00:00Z"/>
        </w:rPr>
      </w:pPr>
      <w:ins w:id="166" w:author="Co-Judge Bill Draft" w:date="2026-10-06T00:00:00Z">
        <w:r>
          <w:t xml:space="preserve">(1)  the date on which the general custodian and the co-judges complete the records reconciliation; or</w:t>
        </w:r>
      </w:ins>
    </w:p>
    <w:p>
      <w:pPr>
        <w:spacing w:after="100" w:before="0"/>
        <w:ind w:left="720"/>
        <w:rPr>
          <w:ins w:id="90167" w:author="Co-Judge Bill Draft" w:date="2026-10-06T00:00:00Z"/>
        </w:rPr>
      </w:pPr>
      <w:ins w:id="167" w:author="Co-Judge Bill Draft" w:date="2026-10-06T00:00:00Z">
        <w:r>
          <w:t xml:space="preserve">(2)  the second day before the latest date on which the local canvass may be conducted under Section 67.003(b) or (c), as applicable.</w:t>
        </w:r>
      </w:ins>
    </w:p>
    <w:p>
      <w:pPr>
        <w:spacing w:after="100" w:before="0"/>
        <w:ind w:left="0"/>
        <w:rPr>
          <w:ins w:id="90168" w:author="Co-Judge Bill Draft" w:date="2026-10-06T00:00:00Z"/>
        </w:rPr>
      </w:pPr>
      <w:ins w:id="168" w:author="Co-Judge Bill Draft" w:date="2026-10-06T00:00:00Z">
        <w:r>
          <w:t xml:space="preserve">(b)  At 5 p.m. on the examination closing date, the records reconciliation closes. The general custodian shall complete the assurance statement and the master discrepancy and resolution log on the basis of the work completed. Each item not resolved at that time is recorded as unresolved.</w:t>
        </w:r>
      </w:ins>
    </w:p>
    <w:p>
      <w:pPr>
        <w:spacing w:after="100" w:before="0"/>
        <w:ind w:left="0"/>
        <w:rPr>
          <w:ins w:id="90169" w:author="Co-Judge Bill Draft" w:date="2026-10-06T00:00:00Z"/>
        </w:rPr>
      </w:pPr>
      <w:ins w:id="169" w:author="Co-Judge Bill Draft" w:date="2026-10-06T00:00:00Z">
        <w:r>
          <w:t xml:space="preserve">(c)  An item recorded as unresolved is transmitted with the record of the canvass and preserved under Section 127.427. The existence of an unresolved item does not prevent or delay the canvass.</w:t>
        </w:r>
      </w:ins>
    </w:p>
    <w:p>
      <w:pPr>
        <w:spacing w:after="100" w:before="0"/>
        <w:ind w:left="0"/>
        <w:rPr>
          <w:ins w:id="90170" w:author="Co-Judge Bill Draft" w:date="2026-10-06T00:00:00Z"/>
        </w:rPr>
      </w:pPr>
      <w:ins w:id="170" w:author="Co-Judge Bill Draft" w:date="2026-10-06T00:00:00Z">
        <w:r>
          <w:t xml:space="preserve">(d)  A comparison described by Section 127.410(d) and any part of an integrity examination not completed by the examination closing date shall be completed, and a supplemental report in the form prescribed by the secretary of state shall be signed and published under Section 127.425, not later than the later of the 45th day after election day or the 15th day after the date the count under Section 127.201 is completed. A supplemental report does not affect the canvass and is an election record.</w:t>
        </w:r>
      </w:ins>
    </w:p>
    <w:p>
      <w:pPr>
        <w:spacing w:after="100" w:before="200"/>
        <w:ind w:left="0"/>
        <w:rPr>
          <w:ins w:id="90171" w:author="Co-Judge Bill Draft" w:date="2026-10-06T00:00:00Z"/>
        </w:rPr>
      </w:pPr>
      <w:ins w:id="171" w:author="Co-Judge Bill Draft" w:date="2026-10-06T00:00:00Z">
        <w:r>
          <w:t xml:space="preserve">Sec. 127.419.  INTEGRITY EXAMINATION. (a) If an examination is requested, the general custodian shall conduct an integrity examination of the units selected under Section 127.420. Unless Subsection (c) applies, the integrity examination is limited to the following non-destructive procedures:</w:t>
        </w:r>
      </w:ins>
    </w:p>
    <w:p>
      <w:pPr>
        <w:spacing w:after="100" w:before="0"/>
        <w:ind w:left="720"/>
        <w:rPr>
          <w:ins w:id="90172" w:author="Co-Judge Bill Draft" w:date="2026-10-06T00:00:00Z"/>
        </w:rPr>
      </w:pPr>
      <w:ins w:id="172" w:author="Co-Judge Bill Draft" w:date="2026-10-06T00:00:00Z">
        <w:r>
          <w:t xml:space="preserve">(1)  verification of the cryptographic hash value of every file in the installed software and firmware of the unit against the file manifest of the trusted build, using a method approved by the secretary of state that does not alter the unit;</w:t>
        </w:r>
      </w:ins>
    </w:p>
    <w:p>
      <w:pPr>
        <w:spacing w:after="100" w:before="0"/>
        <w:ind w:left="720"/>
        <w:rPr>
          <w:ins w:id="90173" w:author="Co-Judge Bill Draft" w:date="2026-10-06T00:00:00Z"/>
        </w:rPr>
      </w:pPr>
      <w:ins w:id="173" w:author="Co-Judge Bill Draft" w:date="2026-10-06T00:00:00Z">
        <w:r>
          <w:t xml:space="preserve">(2)  export and review of the audit logs, event logs, and system logs of the unit, including records of configuration changes, user access, and the insertion and removal of removable media, using an export function of the certified voting system or another method approved by the secretary of state;</w:t>
        </w:r>
      </w:ins>
    </w:p>
    <w:p>
      <w:pPr>
        <w:spacing w:after="100" w:before="0"/>
        <w:ind w:left="720"/>
        <w:rPr>
          <w:ins w:id="90174" w:author="Co-Judge Bill Draft" w:date="2026-10-06T00:00:00Z"/>
        </w:rPr>
      </w:pPr>
      <w:ins w:id="174" w:author="Co-Judge Bill Draft" w:date="2026-10-06T00:00:00Z">
        <w:r>
          <w:t xml:space="preserve">(3)  the creation of a forensic image of each item of removable media used with the unit, and verification of the contents of the image against the expected contents; and</w:t>
        </w:r>
      </w:ins>
    </w:p>
    <w:p>
      <w:pPr>
        <w:spacing w:after="100" w:before="0"/>
        <w:ind w:left="720"/>
        <w:rPr>
          <w:ins w:id="90175" w:author="Co-Judge Bill Draft" w:date="2026-10-06T00:00:00Z"/>
        </w:rPr>
      </w:pPr>
      <w:ins w:id="175" w:author="Co-Judge Bill Draft" w:date="2026-10-06T00:00:00Z">
        <w:r>
          <w:t xml:space="preserve">(4)  verification that no network interface, wireless capability, or modem of the unit is enabled or active, by inspection of the unit's configuration and physical ports by a method approved by the secretary of state.</w:t>
        </w:r>
      </w:ins>
    </w:p>
    <w:p>
      <w:pPr>
        <w:spacing w:after="100" w:before="0"/>
        <w:ind w:left="0"/>
        <w:rPr>
          <w:ins w:id="90176" w:author="Co-Judge Bill Draft" w:date="2026-10-06T00:00:00Z"/>
        </w:rPr>
      </w:pPr>
      <w:ins w:id="176" w:author="Co-Judge Bill Draft" w:date="2026-10-06T00:00:00Z">
        <w:r>
          <w:t xml:space="preserve">(b)  An integrity examination of a unit may not begin until the tabulation of results on that unit is complete and the results have been preserved.</w:t>
        </w:r>
      </w:ins>
    </w:p>
    <w:p>
      <w:pPr>
        <w:spacing w:after="100" w:before="0"/>
        <w:ind w:left="0"/>
        <w:rPr>
          <w:ins w:id="90177" w:author="Co-Judge Bill Draft" w:date="2026-10-06T00:00:00Z"/>
        </w:rPr>
      </w:pPr>
      <w:ins w:id="177" w:author="Co-Judge Bill Draft" w:date="2026-10-06T00:00:00Z">
        <w:r>
          <w:t xml:space="preserve">(c)  An integrity examination may include opening the enclosure of a unit or making a forensic image of internal storage only if:</w:t>
        </w:r>
      </w:ins>
    </w:p>
    <w:p>
      <w:pPr>
        <w:spacing w:after="100" w:before="0"/>
        <w:ind w:left="720"/>
        <w:rPr>
          <w:ins w:id="90178" w:author="Co-Judge Bill Draft" w:date="2026-10-06T00:00:00Z"/>
        </w:rPr>
      </w:pPr>
      <w:ins w:id="178" w:author="Co-Judge Bill Draft" w:date="2026-10-06T00:00:00Z">
        <w:r>
          <w:t xml:space="preserve">(1)  the unit is selected because of a condition described by Section 127.420(d);</w:t>
        </w:r>
      </w:ins>
    </w:p>
    <w:p>
      <w:pPr>
        <w:spacing w:after="100" w:before="0"/>
        <w:ind w:left="720"/>
        <w:rPr>
          <w:ins w:id="90179" w:author="Co-Judge Bill Draft" w:date="2026-10-06T00:00:00Z"/>
        </w:rPr>
      </w:pPr>
      <w:ins w:id="179" w:author="Co-Judge Bill Draft" w:date="2026-10-06T00:00:00Z">
        <w:r>
          <w:t xml:space="preserve">(2)  the secretary of state approves the procedure in writing; and</w:t>
        </w:r>
      </w:ins>
    </w:p>
    <w:p>
      <w:pPr>
        <w:spacing w:after="100" w:before="0"/>
        <w:ind w:left="720"/>
        <w:rPr>
          <w:ins w:id="90180" w:author="Co-Judge Bill Draft" w:date="2026-10-06T00:00:00Z"/>
        </w:rPr>
      </w:pPr>
      <w:ins w:id="180" w:author="Co-Judge Bill Draft" w:date="2026-10-06T00:00:00Z">
        <w:r>
          <w:t xml:space="preserve">(3)  the unit is withdrawn from service until re-accepted under Section 127.423.</w:t>
        </w:r>
      </w:ins>
    </w:p>
    <w:p>
      <w:pPr>
        <w:spacing w:after="100" w:before="0"/>
        <w:ind w:left="0"/>
        <w:rPr>
          <w:ins w:id="90181" w:author="Co-Judge Bill Draft" w:date="2026-10-06T00:00:00Z"/>
        </w:rPr>
      </w:pPr>
      <w:ins w:id="181" w:author="Co-Judge Bill Draft" w:date="2026-10-06T00:00:00Z">
        <w:r>
          <w:t xml:space="preserve">(d)  An integrity examination may not include:</w:t>
        </w:r>
      </w:ins>
    </w:p>
    <w:p>
      <w:pPr>
        <w:spacing w:after="100" w:before="0"/>
        <w:ind w:left="720"/>
        <w:rPr>
          <w:ins w:id="90182" w:author="Co-Judge Bill Draft" w:date="2026-10-06T00:00:00Z"/>
        </w:rPr>
      </w:pPr>
      <w:ins w:id="182" w:author="Co-Judge Bill Draft" w:date="2026-10-06T00:00:00Z">
        <w:r>
          <w:t xml:space="preserve">(1)  installing software on, or modifying the configuration of, a unit;</w:t>
        </w:r>
      </w:ins>
    </w:p>
    <w:p>
      <w:pPr>
        <w:spacing w:after="100" w:before="0"/>
        <w:ind w:left="720"/>
        <w:rPr>
          <w:ins w:id="90183" w:author="Co-Judge Bill Draft" w:date="2026-10-06T00:00:00Z"/>
        </w:rPr>
      </w:pPr>
      <w:ins w:id="183" w:author="Co-Judge Bill Draft" w:date="2026-10-06T00:00:00Z">
        <w:r>
          <w:t xml:space="preserve">(2)  connecting a unit to a network;</w:t>
        </w:r>
      </w:ins>
    </w:p>
    <w:p>
      <w:pPr>
        <w:spacing w:after="100" w:before="0"/>
        <w:ind w:left="720"/>
        <w:rPr>
          <w:ins w:id="90184" w:author="Co-Judge Bill Draft" w:date="2026-10-06T00:00:00Z"/>
        </w:rPr>
      </w:pPr>
      <w:ins w:id="184" w:author="Co-Judge Bill Draft" w:date="2026-10-06T00:00:00Z">
        <w:r>
          <w:t xml:space="preserve">(3)  review of source code, unless conducted by the secretary of state under other law;</w:t>
        </w:r>
      </w:ins>
    </w:p>
    <w:p>
      <w:pPr>
        <w:spacing w:after="100" w:before="0"/>
        <w:ind w:left="720"/>
        <w:rPr>
          <w:ins w:id="90185" w:author="Co-Judge Bill Draft" w:date="2026-10-06T00:00:00Z"/>
        </w:rPr>
      </w:pPr>
      <w:ins w:id="185" w:author="Co-Judge Bill Draft" w:date="2026-10-06T00:00:00Z">
        <w:r>
          <w:t xml:space="preserve">(4)  penetration testing or other adversarial testing of a unit that is used or will be used in an election before it is re-accepted under Section 127.423; or</w:t>
        </w:r>
      </w:ins>
    </w:p>
    <w:p>
      <w:pPr>
        <w:spacing w:after="100" w:before="0"/>
        <w:ind w:left="720"/>
        <w:rPr>
          <w:ins w:id="90186" w:author="Co-Judge Bill Draft" w:date="2026-10-06T00:00:00Z"/>
        </w:rPr>
      </w:pPr>
      <w:ins w:id="186" w:author="Co-Judge Bill Draft" w:date="2026-10-06T00:00:00Z">
        <w:r>
          <w:t xml:space="preserve">(5)  any procedure that destroys or alters a ballot, election data, or log.</w:t>
        </w:r>
      </w:ins>
    </w:p>
    <w:p>
      <w:pPr>
        <w:spacing w:after="100" w:before="200"/>
        <w:ind w:left="0"/>
        <w:rPr>
          <w:ins w:id="90187" w:author="Co-Judge Bill Draft" w:date="2026-10-06T00:00:00Z"/>
        </w:rPr>
      </w:pPr>
      <w:ins w:id="187" w:author="Co-Judge Bill Draft" w:date="2026-10-06T00:00:00Z">
        <w:r>
          <w:t xml:space="preserve">Sec. 127.420.  SELECTION OF UNITS. (a) Not later than the second day after election day, at a public drawing held by the general custodian and observed by the co-judges, the general custodian shall select units for integrity examination at random by a method prescribed by the secretary of state that uses a publicly verifiable source of randomness. The drawing shall select:</w:t>
        </w:r>
      </w:ins>
    </w:p>
    <w:p>
      <w:pPr>
        <w:spacing w:after="100" w:before="0"/>
        <w:ind w:left="720"/>
        <w:rPr>
          <w:ins w:id="90188" w:author="Co-Judge Bill Draft" w:date="2026-10-06T00:00:00Z"/>
        </w:rPr>
      </w:pPr>
      <w:ins w:id="188" w:author="Co-Judge Bill Draft" w:date="2026-10-06T00:00:00Z">
        <w:r>
          <w:t xml:space="preserve">(1)  each election management system server and workstation used to tabulate or report results in the election;</w:t>
        </w:r>
      </w:ins>
    </w:p>
    <w:p>
      <w:pPr>
        <w:spacing w:after="100" w:before="0"/>
        <w:ind w:left="720"/>
        <w:rPr>
          <w:ins w:id="90189" w:author="Co-Judge Bill Draft" w:date="2026-10-06T00:00:00Z"/>
        </w:rPr>
      </w:pPr>
      <w:ins w:id="189" w:author="Co-Judge Bill Draft" w:date="2026-10-06T00:00:00Z">
        <w:r>
          <w:t xml:space="preserve">(2)  each central tabulator used in the election;</w:t>
        </w:r>
      </w:ins>
    </w:p>
    <w:p>
      <w:pPr>
        <w:spacing w:after="100" w:before="0"/>
        <w:ind w:left="720"/>
        <w:rPr>
          <w:ins w:id="90190" w:author="Co-Judge Bill Draft" w:date="2026-10-06T00:00:00Z"/>
        </w:rPr>
      </w:pPr>
      <w:ins w:id="190" w:author="Co-Judge Bill Draft" w:date="2026-10-06T00:00:00Z">
        <w:r>
          <w:t xml:space="preserve">(3)  the greater of two or three percent of the precinct tabulators used in the election, rounded up to the nearest whole number; and</w:t>
        </w:r>
      </w:ins>
    </w:p>
    <w:p>
      <w:pPr>
        <w:spacing w:after="100" w:before="0"/>
        <w:ind w:left="720"/>
        <w:rPr>
          <w:ins w:id="90191" w:author="Co-Judge Bill Draft" w:date="2026-10-06T00:00:00Z"/>
        </w:rPr>
      </w:pPr>
      <w:ins w:id="191" w:author="Co-Judge Bill Draft" w:date="2026-10-06T00:00:00Z">
        <w:r>
          <w:t xml:space="preserve">(4)  the greater of two or one percent of the ballot-marking devices and direct recording electronic voting machines used in the election, rounded up to the nearest whole number.</w:t>
        </w:r>
      </w:ins>
    </w:p>
    <w:p>
      <w:pPr>
        <w:spacing w:after="100" w:before="0"/>
        <w:ind w:left="0"/>
        <w:rPr>
          <w:ins w:id="90192" w:author="Co-Judge Bill Draft" w:date="2026-10-06T00:00:00Z"/>
        </w:rPr>
      </w:pPr>
      <w:ins w:id="192" w:author="Co-Judge Bill Draft" w:date="2026-10-06T00:00:00Z">
        <w:r>
          <w:t xml:space="preserve">(b)  The secretary of state by rule may set a maximum number of units selected under Subsection (a)(3) or (4) for a county, based on the number of units the county uses, if the maximum is sufficient to permit the statement required by Section 127.422(b).</w:t>
        </w:r>
      </w:ins>
    </w:p>
    <w:p>
      <w:pPr>
        <w:spacing w:after="100" w:before="0"/>
        <w:ind w:left="0"/>
        <w:rPr>
          <w:ins w:id="90193" w:author="Co-Judge Bill Draft" w:date="2026-10-06T00:00:00Z"/>
        </w:rPr>
      </w:pPr>
      <w:ins w:id="193" w:author="Co-Judge Bill Draft" w:date="2026-10-06T00:00:00Z">
        <w:r>
          <w:t xml:space="preserve">(c)  In addition to the units selected at random, each co-judge may make an anomaly designation of not more than two units, accompanied by a written statement of the basis for the designation. A unit designated by a co-judge shall be examined under Section 127.419(a), and the designation is not subject to the approval of the other co-judge or the general custodian.</w:t>
        </w:r>
      </w:ins>
    </w:p>
    <w:p>
      <w:pPr>
        <w:spacing w:after="100" w:before="0"/>
        <w:ind w:left="0"/>
        <w:rPr>
          <w:ins w:id="90194" w:author="Co-Judge Bill Draft" w:date="2026-10-06T00:00:00Z"/>
        </w:rPr>
      </w:pPr>
      <w:ins w:id="194" w:author="Co-Judge Bill Draft" w:date="2026-10-06T00:00:00Z">
        <w:r>
          <w:t xml:space="preserve">(d)  A unit shall be added to the units examined, and may be examined under Section 127.419(c), if:</w:t>
        </w:r>
      </w:ins>
    </w:p>
    <w:p>
      <w:pPr>
        <w:spacing w:after="100" w:before="0"/>
        <w:ind w:left="720"/>
        <w:rPr>
          <w:ins w:id="90195" w:author="Co-Judge Bill Draft" w:date="2026-10-06T00:00:00Z"/>
        </w:rPr>
      </w:pPr>
      <w:ins w:id="195" w:author="Co-Judge Bill Draft" w:date="2026-10-06T00:00:00Z">
        <w:r>
          <w:t xml:space="preserve">(1)  the unit is associated with a factual discrepancy classified as unexplained that exceeds a threshold prescribed by the secretary of state;</w:t>
        </w:r>
      </w:ins>
    </w:p>
    <w:p>
      <w:pPr>
        <w:spacing w:after="100" w:before="0"/>
        <w:ind w:left="720"/>
        <w:rPr>
          <w:ins w:id="90196" w:author="Co-Judge Bill Draft" w:date="2026-10-06T00:00:00Z"/>
        </w:rPr>
      </w:pPr>
      <w:ins w:id="196" w:author="Co-Judge Bill Draft" w:date="2026-10-06T00:00:00Z">
        <w:r>
          <w:t xml:space="preserve">(2)  the verification under Section 127.419(a)(1) shows a hash value that does not match the trusted build;</w:t>
        </w:r>
      </w:ins>
    </w:p>
    <w:p>
      <w:pPr>
        <w:spacing w:after="100" w:before="0"/>
        <w:ind w:left="720"/>
        <w:rPr>
          <w:ins w:id="90197" w:author="Co-Judge Bill Draft" w:date="2026-10-06T00:00:00Z"/>
        </w:rPr>
      </w:pPr>
      <w:ins w:id="197" w:author="Co-Judge Bill Draft" w:date="2026-10-06T00:00:00Z">
        <w:r>
          <w:t xml:space="preserve">(3)  a log reviewed under Section 127.419(a)(2) shows the insertion of unexpected removable media, a change in configuration after the most recent test under Subchapter D or Section 129.023, or network activity; or</w:t>
        </w:r>
      </w:ins>
    </w:p>
    <w:p>
      <w:pPr>
        <w:spacing w:after="100" w:before="0"/>
        <w:ind w:left="720"/>
        <w:rPr>
          <w:ins w:id="90198" w:author="Co-Judge Bill Draft" w:date="2026-10-06T00:00:00Z"/>
        </w:rPr>
      </w:pPr>
      <w:ins w:id="198" w:author="Co-Judge Bill Draft" w:date="2026-10-06T00:00:00Z">
        <w:r>
          <w:t xml:space="preserve">(4)  a seal on the unit is missing, broken, or has a number that does not match the record.</w:t>
        </w:r>
      </w:ins>
    </w:p>
    <w:p>
      <w:pPr>
        <w:spacing w:after="100" w:before="0"/>
        <w:ind w:left="0"/>
        <w:rPr>
          <w:ins w:id="90199" w:author="Co-Judge Bill Draft" w:date="2026-10-06T00:00:00Z"/>
        </w:rPr>
      </w:pPr>
      <w:ins w:id="199" w:author="Co-Judge Bill Draft" w:date="2026-10-06T00:00:00Z">
        <w:r>
          <w:t xml:space="preserve">(e)  To the extent consistent with Subsection (a), the general custodian shall schedule an integrity examination under Section 127.419(c) for a unit that is not needed for an election held before the unit can be re-accepted under Section 127.423.</w:t>
        </w:r>
      </w:ins>
    </w:p>
    <w:p>
      <w:pPr>
        <w:spacing w:after="100" w:before="200"/>
        <w:ind w:left="0"/>
        <w:rPr>
          <w:ins w:id="90200" w:author="Co-Judge Bill Draft" w:date="2026-10-06T00:00:00Z"/>
        </w:rPr>
      </w:pPr>
      <w:ins w:id="200" w:author="Co-Judge Bill Draft" w:date="2026-10-06T00:00:00Z">
        <w:r>
          <w:t xml:space="preserve">Sec. 127.421.  QUALIFIED EXAMINERS. (a) An integrity examination shall be performed by a qualified examiner and observed by the co-judges under dual control.</w:t>
        </w:r>
      </w:ins>
    </w:p>
    <w:p>
      <w:pPr>
        <w:spacing w:after="100" w:before="0"/>
        <w:ind w:left="0"/>
        <w:rPr>
          <w:ins w:id="90201" w:author="Co-Judge Bill Draft" w:date="2026-10-06T00:00:00Z"/>
        </w:rPr>
      </w:pPr>
      <w:ins w:id="201" w:author="Co-Judge Bill Draft" w:date="2026-10-06T00:00:00Z">
        <w:r>
          <w:t xml:space="preserve">(b)  A qualified examiner must:</w:t>
        </w:r>
      </w:ins>
    </w:p>
    <w:p>
      <w:pPr>
        <w:spacing w:after="100" w:before="0"/>
        <w:ind w:left="720"/>
        <w:rPr>
          <w:ins w:id="90202" w:author="Co-Judge Bill Draft" w:date="2026-10-06T00:00:00Z"/>
        </w:rPr>
      </w:pPr>
      <w:ins w:id="202" w:author="Co-Judge Bill Draft" w:date="2026-10-06T00:00:00Z">
        <w:r>
          <w:t xml:space="preserve">(1)  hold a certification in digital forensics recognized by the secretary of state, or a license in digital and multimedia evidence analysis issued by the Texas Forensic Science Commission;</w:t>
        </w:r>
      </w:ins>
    </w:p>
    <w:p>
      <w:pPr>
        <w:spacing w:after="100" w:before="0"/>
        <w:ind w:left="720"/>
        <w:rPr>
          <w:ins w:id="90203" w:author="Co-Judge Bill Draft" w:date="2026-10-06T00:00:00Z"/>
        </w:rPr>
      </w:pPr>
      <w:ins w:id="203" w:author="Co-Judge Bill Draft" w:date="2026-10-06T00:00:00Z">
        <w:r>
          <w:t xml:space="preserve">(2)  complete training prescribed by the secretary of state on the voting system used in the county;</w:t>
        </w:r>
      </w:ins>
    </w:p>
    <w:p>
      <w:pPr>
        <w:spacing w:after="100" w:before="0"/>
        <w:ind w:left="720"/>
        <w:rPr>
          <w:ins w:id="90204" w:author="Co-Judge Bill Draft" w:date="2026-10-06T00:00:00Z"/>
        </w:rPr>
      </w:pPr>
      <w:ins w:id="204" w:author="Co-Judge Bill Draft" w:date="2026-10-06T00:00:00Z">
        <w:r>
          <w:t xml:space="preserve">(3)  submit to a criminal history record check; and</w:t>
        </w:r>
      </w:ins>
    </w:p>
    <w:p>
      <w:pPr>
        <w:spacing w:after="100" w:before="0"/>
        <w:ind w:left="720"/>
        <w:rPr>
          <w:ins w:id="90205" w:author="Co-Judge Bill Draft" w:date="2026-10-06T00:00:00Z"/>
        </w:rPr>
      </w:pPr>
      <w:ins w:id="205" w:author="Co-Judge Bill Draft" w:date="2026-10-06T00:00:00Z">
        <w:r>
          <w:t xml:space="preserve">(4)  not be a candidate in the election, an officer of a political party, or a person who has, during the two years preceding the examination, been compensated by a candidate, political party, political committee, or vendor of voting system equipment used in the county.</w:t>
        </w:r>
      </w:ins>
    </w:p>
    <w:p>
      <w:pPr>
        <w:spacing w:after="100" w:before="0"/>
        <w:ind w:left="0"/>
        <w:rPr>
          <w:ins w:id="90206" w:author="Co-Judge Bill Draft" w:date="2026-10-06T00:00:00Z"/>
        </w:rPr>
      </w:pPr>
      <w:ins w:id="206" w:author="Co-Judge Bill Draft" w:date="2026-10-06T00:00:00Z">
        <w:r>
          <w:t xml:space="preserve">(c)  A qualified examiner who is not an employee of the general custodian or of the secretary of state may perform an integrity examination only as the agent of the general custodian under a written agreement that:</w:t>
        </w:r>
      </w:ins>
    </w:p>
    <w:p>
      <w:pPr>
        <w:spacing w:after="100" w:before="0"/>
        <w:ind w:left="720"/>
        <w:rPr>
          <w:ins w:id="90207" w:author="Co-Judge Bill Draft" w:date="2026-10-06T00:00:00Z"/>
        </w:rPr>
      </w:pPr>
      <w:ins w:id="207" w:author="Co-Judge Bill Draft" w:date="2026-10-06T00:00:00Z">
        <w:r>
          <w:t xml:space="preserve">(1)  provides that the general custodian retains custody and control of every record, image, and unit;</w:t>
        </w:r>
      </w:ins>
    </w:p>
    <w:p>
      <w:pPr>
        <w:spacing w:after="100" w:before="0"/>
        <w:ind w:left="720"/>
        <w:rPr>
          <w:ins w:id="90208" w:author="Co-Judge Bill Draft" w:date="2026-10-06T00:00:00Z"/>
        </w:rPr>
      </w:pPr>
      <w:ins w:id="208" w:author="Co-Judge Bill Draft" w:date="2026-10-06T00:00:00Z">
        <w:r>
          <w:t xml:space="preserve">(2)  prohibits the examiner from removing, retaining, or transmitting any record, image, or data, or using any hardware other than hardware described by Section 127.411(c);</w:t>
        </w:r>
      </w:ins>
    </w:p>
    <w:p>
      <w:pPr>
        <w:spacing w:after="100" w:before="0"/>
        <w:ind w:left="720"/>
        <w:rPr>
          <w:ins w:id="90209" w:author="Co-Judge Bill Draft" w:date="2026-10-06T00:00:00Z"/>
        </w:rPr>
      </w:pPr>
      <w:ins w:id="209" w:author="Co-Judge Bill Draft" w:date="2026-10-06T00:00:00Z">
        <w:r>
          <w:t xml:space="preserve">(3)  requires the examiner to be bonded and to protect sensitive security information under Section 127.425; and</w:t>
        </w:r>
      </w:ins>
    </w:p>
    <w:p>
      <w:pPr>
        <w:spacing w:after="100" w:before="0"/>
        <w:ind w:left="720"/>
        <w:rPr>
          <w:ins w:id="90210" w:author="Co-Judge Bill Draft" w:date="2026-10-06T00:00:00Z"/>
        </w:rPr>
      </w:pPr>
      <w:ins w:id="210" w:author="Co-Judge Bill Draft" w:date="2026-10-06T00:00:00Z">
        <w:r>
          <w:t xml:space="preserve">(4)  requires the delivery to the general custodian of all work product and the destruction of any working copy at the conclusion of the engagement.</w:t>
        </w:r>
      </w:ins>
    </w:p>
    <w:p>
      <w:pPr>
        <w:spacing w:after="100" w:before="0"/>
        <w:ind w:left="0"/>
        <w:rPr>
          <w:ins w:id="90211" w:author="Co-Judge Bill Draft" w:date="2026-10-06T00:00:00Z"/>
        </w:rPr>
      </w:pPr>
      <w:ins w:id="211" w:author="Co-Judge Bill Draft" w:date="2026-10-06T00:00:00Z">
        <w:r>
          <w:t xml:space="preserve">(d)  The secretary of state shall maintain the capacity to provide qualified examiners, through employees of the secretary of state or through contracts under which the examiners act as agents of the general custodian, and shall make that capacity available to a county on request. The secretary of state may not charge a county for a qualified examiner provided under this subsection.</w:t>
        </w:r>
      </w:ins>
    </w:p>
    <w:p>
      <w:pPr>
        <w:spacing w:after="100" w:before="0"/>
        <w:ind w:left="0"/>
        <w:rPr>
          <w:ins w:id="90212" w:author="Co-Judge Bill Draft" w:date="2026-10-06T00:00:00Z"/>
        </w:rPr>
      </w:pPr>
      <w:ins w:id="212" w:author="Co-Judge Bill Draft" w:date="2026-10-06T00:00:00Z">
        <w:r>
          <w:t xml:space="preserve">(e)  An employee of a vendor of voting system equipment may assist a qualified examiner in operating a vendor tool approved by the secretary of state, under the direct supervision of the qualified examiner and dual control, but may not serve as the qualified examiner.</w:t>
        </w:r>
      </w:ins>
    </w:p>
    <w:p>
      <w:pPr>
        <w:spacing w:after="100" w:before="200"/>
        <w:ind w:left="0"/>
        <w:rPr>
          <w:ins w:id="90213" w:author="Co-Judge Bill Draft" w:date="2026-10-06T00:00:00Z"/>
        </w:rPr>
      </w:pPr>
      <w:ins w:id="213" w:author="Co-Judge Bill Draft" w:date="2026-10-06T00:00:00Z">
        <w:r>
          <w:t xml:space="preserve">Sec. 127.422.  LIMITS OF INTEGRITY EXAMINATION; REQUIRED STATEMENT. (a) Each report of an integrity examination must include the following statement: "This examination compared the software and firmware installed on the examined equipment with the version approved for use in Texas, reviewed the equipment's logs and removable media, and checked for network connections. It can detect unexpected files, mismatched software, and logged events that indicate tampering or error. It cannot prove that equipment was never altered, and it applies only to the equipment examined. The paper ballots, as confirmed by manual count and audit, are the record of the voters' choices."</w:t>
        </w:r>
      </w:ins>
    </w:p>
    <w:p>
      <w:pPr>
        <w:spacing w:after="100" w:before="0"/>
        <w:ind w:left="0"/>
        <w:rPr>
          <w:ins w:id="90214" w:author="Co-Judge Bill Draft" w:date="2026-10-06T00:00:00Z"/>
        </w:rPr>
      </w:pPr>
      <w:ins w:id="214" w:author="Co-Judge Bill Draft" w:date="2026-10-06T00:00:00Z">
        <w:r>
          <w:t xml:space="preserve">(b)  Each report of an integrity examination must also state, using a method prescribed by the secretary of state, the probability that the units selected at random under Section 127.420(a)(3) and (4) would include at least one affected unit if a stated percentage of those units were affected.</w:t>
        </w:r>
      </w:ins>
    </w:p>
    <w:p>
      <w:pPr>
        <w:spacing w:after="100" w:before="200"/>
        <w:ind w:left="0"/>
        <w:rPr>
          <w:ins w:id="90215" w:author="Co-Judge Bill Draft" w:date="2026-10-06T00:00:00Z"/>
        </w:rPr>
      </w:pPr>
      <w:ins w:id="215" w:author="Co-Judge Bill Draft" w:date="2026-10-06T00:00:00Z">
        <w:r>
          <w:t xml:space="preserve">Sec. 127.423.  RE-ACCEPTANCE OF EQUIPMENT. (a) A unit whose enclosure is opened, whose internal storage is imaged, or whose seal is broken during an integrity examination may not be used in an election until:</w:t>
        </w:r>
      </w:ins>
    </w:p>
    <w:p>
      <w:pPr>
        <w:spacing w:after="100" w:before="0"/>
        <w:ind w:left="720"/>
        <w:rPr>
          <w:ins w:id="90216" w:author="Co-Judge Bill Draft" w:date="2026-10-06T00:00:00Z"/>
        </w:rPr>
      </w:pPr>
      <w:ins w:id="216" w:author="Co-Judge Bill Draft" w:date="2026-10-06T00:00:00Z">
        <w:r>
          <w:t xml:space="preserve">(1)  the software and firmware of the unit are verified against, or reinstalled from, the trusted build by a method approved by the secretary of state;</w:t>
        </w:r>
      </w:ins>
    </w:p>
    <w:p>
      <w:pPr>
        <w:spacing w:after="100" w:before="0"/>
        <w:ind w:left="720"/>
        <w:rPr>
          <w:ins w:id="90217" w:author="Co-Judge Bill Draft" w:date="2026-10-06T00:00:00Z"/>
        </w:rPr>
      </w:pPr>
      <w:ins w:id="217" w:author="Co-Judge Bill Draft" w:date="2026-10-06T00:00:00Z">
        <w:r>
          <w:t xml:space="preserve">(2)  the unit passes a hash validation in the manner required by Section 129.023 and a test under Subchapter D, as applicable;</w:t>
        </w:r>
      </w:ins>
    </w:p>
    <w:p>
      <w:pPr>
        <w:spacing w:after="100" w:before="0"/>
        <w:ind w:left="720"/>
        <w:rPr>
          <w:ins w:id="90218" w:author="Co-Judge Bill Draft" w:date="2026-10-06T00:00:00Z"/>
        </w:rPr>
      </w:pPr>
      <w:ins w:id="218" w:author="Co-Judge Bill Draft" w:date="2026-10-06T00:00:00Z">
        <w:r>
          <w:t xml:space="preserve">(3)  the unit is resealed, with seal numbers logged, in the presence of the co-judges if they are serving, or otherwise of the testing board; and</w:t>
        </w:r>
      </w:ins>
    </w:p>
    <w:p>
      <w:pPr>
        <w:spacing w:after="100" w:before="0"/>
        <w:ind w:left="720"/>
        <w:rPr>
          <w:ins w:id="90219" w:author="Co-Judge Bill Draft" w:date="2026-10-06T00:00:00Z"/>
        </w:rPr>
      </w:pPr>
      <w:ins w:id="219" w:author="Co-Judge Bill Draft" w:date="2026-10-06T00:00:00Z">
        <w:r>
          <w:t xml:space="preserve">(4)  the unit meets any additional requirement prescribed by the secretary of state to ensure that the unit conforms to the voting system approved under Chapter 122.</w:t>
        </w:r>
      </w:ins>
    </w:p>
    <w:p>
      <w:pPr>
        <w:spacing w:after="100" w:before="0"/>
        <w:ind w:left="0"/>
        <w:rPr>
          <w:ins w:id="90220" w:author="Co-Judge Bill Draft" w:date="2026-10-06T00:00:00Z"/>
        </w:rPr>
      </w:pPr>
      <w:ins w:id="220" w:author="Co-Judge Bill Draft" w:date="2026-10-06T00:00:00Z">
        <w:r>
          <w:t xml:space="preserve">(b)  A seal broken to perform a procedure under Section 127.419(a) shall be replaced and the new seal number logged under dual control. The secretary of state by rule shall determine which procedures under Section 127.419(a) also require compliance with Subsection (a).</w:t>
        </w:r>
      </w:ins>
    </w:p>
    <w:p>
      <w:pPr>
        <w:spacing w:after="100" w:before="0"/>
        <w:ind w:left="0"/>
        <w:rPr>
          <w:ins w:id="90221" w:author="Co-Judge Bill Draft" w:date="2026-10-06T00:00:00Z"/>
        </w:rPr>
      </w:pPr>
      <w:ins w:id="221" w:author="Co-Judge Bill Draft" w:date="2026-10-06T00:00:00Z">
        <w:r>
          <w:t xml:space="preserve">(c)  The performance of an integrity examination in compliance with this subchapter does not by itself affect the approval of a voting system under Chapter 122.</w:t>
        </w:r>
      </w:ins>
    </w:p>
    <w:p>
      <w:pPr>
        <w:spacing w:after="100" w:before="200"/>
        <w:ind w:left="0"/>
        <w:rPr>
          <w:ins w:id="90222" w:author="Co-Judge Bill Draft" w:date="2026-10-06T00:00:00Z"/>
        </w:rPr>
      </w:pPr>
      <w:ins w:id="222" w:author="Co-Judge Bill Draft" w:date="2026-10-06T00:00:00Z">
        <w:r>
          <w:t xml:space="preserve">Sec. 127.424.  CHAIN-OF-CUSTODY AND DUAL-CONTROL SAFEGUARDS. (a) Each step of an examination shall be performed under dual control.</w:t>
        </w:r>
      </w:ins>
    </w:p>
    <w:p>
      <w:pPr>
        <w:spacing w:after="100" w:before="0"/>
        <w:ind w:left="0"/>
        <w:rPr>
          <w:ins w:id="90223" w:author="Co-Judge Bill Draft" w:date="2026-10-06T00:00:00Z"/>
        </w:rPr>
      </w:pPr>
      <w:ins w:id="223" w:author="Co-Judge Bill Draft" w:date="2026-10-06T00:00:00Z">
        <w:r>
          <w:t xml:space="preserve">(b)  The general custodian shall maintain a continuous log of the examination that records, for each step, the date and time, the persons present, the records or units involved, the cryptographic hash values of electronic files used or produced, and the seal numbers removed and applied.</w:t>
        </w:r>
      </w:ins>
    </w:p>
    <w:p>
      <w:pPr>
        <w:spacing w:after="100" w:before="0"/>
        <w:ind w:left="0"/>
        <w:rPr>
          <w:ins w:id="90224" w:author="Co-Judge Bill Draft" w:date="2026-10-06T00:00:00Z"/>
        </w:rPr>
      </w:pPr>
      <w:ins w:id="224" w:author="Co-Judge Bill Draft" w:date="2026-10-06T00:00:00Z">
        <w:r>
          <w:t xml:space="preserve">(c)  The general custodian shall record the examination area by video during each step of the examination, if feasible. In a county to which Section 127.1232(b) applies, the video shall be made available to the public by livestream in the manner provided by that section. A camera shall be positioned so that it does not capture sensitive security information.</w:t>
        </w:r>
      </w:ins>
    </w:p>
    <w:p>
      <w:pPr>
        <w:spacing w:after="100" w:before="0"/>
        <w:ind w:left="0"/>
        <w:rPr>
          <w:ins w:id="90225" w:author="Co-Judge Bill Draft" w:date="2026-10-06T00:00:00Z"/>
        </w:rPr>
      </w:pPr>
      <w:ins w:id="225" w:author="Co-Judge Bill Draft" w:date="2026-10-06T00:00:00Z">
        <w:r>
          <w:t xml:space="preserve">(d)  Tamper-evident seals shall be applied to each container, item of removable media, and unit when not in use, and each seal removed or applied shall be logged.</w:t>
        </w:r>
      </w:ins>
    </w:p>
    <w:p>
      <w:pPr>
        <w:spacing w:after="100" w:before="0"/>
        <w:ind w:left="0"/>
        <w:rPr>
          <w:ins w:id="90226" w:author="Co-Judge Bill Draft" w:date="2026-10-06T00:00:00Z"/>
        </w:rPr>
      </w:pPr>
      <w:ins w:id="226" w:author="Co-Judge Bill Draft" w:date="2026-10-06T00:00:00Z">
        <w:r>
          <w:t xml:space="preserve">(e)  Removable media that has been connected to a device other than a component of the voting system shall be scanned on a standalone device designated by the general custodian before it is connected to any hardware used in the examination.</w:t>
        </w:r>
      </w:ins>
    </w:p>
    <w:p>
      <w:pPr>
        <w:spacing w:after="100" w:before="0"/>
        <w:ind w:left="0"/>
        <w:rPr>
          <w:ins w:id="90227" w:author="Co-Judge Bill Draft" w:date="2026-10-06T00:00:00Z"/>
        </w:rPr>
      </w:pPr>
      <w:ins w:id="227" w:author="Co-Judge Bill Draft" w:date="2026-10-06T00:00:00Z">
        <w:r>
          <w:t xml:space="preserve">(f)  The secretary of state shall prescribe a procedure, to be followed in an examination, for preserving evidence and maintaining custody when a finding indicates possible tampering.</w:t>
        </w:r>
      </w:ins>
    </w:p>
    <w:p>
      <w:pPr>
        <w:spacing w:after="100" w:before="200"/>
        <w:ind w:left="0"/>
        <w:rPr>
          <w:ins w:id="90228" w:author="Co-Judge Bill Draft" w:date="2026-10-06T00:00:00Z"/>
        </w:rPr>
      </w:pPr>
      <w:ins w:id="228" w:author="Co-Judge Bill Draft" w:date="2026-10-06T00:00:00Z">
        <w:r>
          <w:t xml:space="preserve">Sec. 127.425.  PUBLIC REPORTS; SENSITIVE SECURITY INFORMATION. (a) Not later than the third day after the date of the local canvass, the general custodian shall post on the county's Internet website, with the election returns and the reconciliation required by Section 127.131(f), each reconciliation report, the master discrepancy and resolution log, the assurance statement, each dissent, and a summary of each integrity examination completed. The general custodian shall post each supplemental report not later than the third day after it is signed.</w:t>
        </w:r>
      </w:ins>
    </w:p>
    <w:p>
      <w:pPr>
        <w:spacing w:after="100" w:before="0"/>
        <w:ind w:left="0"/>
        <w:rPr>
          <w:ins w:id="90229" w:author="Co-Judge Bill Draft" w:date="2026-10-06T00:00:00Z"/>
        </w:rPr>
      </w:pPr>
      <w:ins w:id="229" w:author="Co-Judge Bill Draft" w:date="2026-10-06T00:00:00Z">
        <w:r>
          <w:t xml:space="preserve">(b)  Before posting a document under Subsection (a), the general custodian shall redact sensitive security information and information that is confidential under other law, and shall describe the category of each redaction.</w:t>
        </w:r>
      </w:ins>
    </w:p>
    <w:p>
      <w:pPr>
        <w:spacing w:after="100" w:before="0"/>
        <w:ind w:left="0"/>
        <w:rPr>
          <w:ins w:id="90230" w:author="Co-Judge Bill Draft" w:date="2026-10-06T00:00:00Z"/>
        </w:rPr>
      </w:pPr>
      <w:ins w:id="230" w:author="Co-Judge Bill Draft" w:date="2026-10-06T00:00:00Z">
        <w:r>
          <w:t xml:space="preserve">(c)  The following information obtained or produced in an examination is sensitive security information:</w:t>
        </w:r>
      </w:ins>
    </w:p>
    <w:p>
      <w:pPr>
        <w:spacing w:after="100" w:before="0"/>
        <w:ind w:left="720"/>
        <w:rPr>
          <w:ins w:id="90231" w:author="Co-Judge Bill Draft" w:date="2026-10-06T00:00:00Z"/>
        </w:rPr>
      </w:pPr>
      <w:ins w:id="231" w:author="Co-Judge Bill Draft" w:date="2026-10-06T00:00:00Z">
        <w:r>
          <w:t xml:space="preserve">(1)  passwords, encryption keys, and other authentication credentials;</w:t>
        </w:r>
      </w:ins>
    </w:p>
    <w:p>
      <w:pPr>
        <w:spacing w:after="100" w:before="0"/>
        <w:ind w:left="720"/>
        <w:rPr>
          <w:ins w:id="90232" w:author="Co-Judge Bill Draft" w:date="2026-10-06T00:00:00Z"/>
        </w:rPr>
      </w:pPr>
      <w:ins w:id="232" w:author="Co-Judge Bill Draft" w:date="2026-10-06T00:00:00Z">
        <w:r>
          <w:t xml:space="preserve">(2)  details of the configuration of a unit or system that would assist a person in gaining unauthorized access to or altering the unit or system;</w:t>
        </w:r>
      </w:ins>
    </w:p>
    <w:p>
      <w:pPr>
        <w:spacing w:after="100" w:before="0"/>
        <w:ind w:left="720"/>
        <w:rPr>
          <w:ins w:id="90233" w:author="Co-Judge Bill Draft" w:date="2026-10-06T00:00:00Z"/>
        </w:rPr>
      </w:pPr>
      <w:ins w:id="233" w:author="Co-Judge Bill Draft" w:date="2026-10-06T00:00:00Z">
        <w:r>
          <w:t xml:space="preserve">(3)  the content of a trusted build file manifest or reference file that the secretary of state has furnished in confidence; and</w:t>
        </w:r>
      </w:ins>
    </w:p>
    <w:p>
      <w:pPr>
        <w:spacing w:after="100" w:before="0"/>
        <w:ind w:left="720"/>
        <w:rPr>
          <w:ins w:id="90234" w:author="Co-Judge Bill Draft" w:date="2026-10-06T00:00:00Z"/>
        </w:rPr>
      </w:pPr>
      <w:ins w:id="234" w:author="Co-Judge Bill Draft" w:date="2026-10-06T00:00:00Z">
        <w:r>
          <w:t xml:space="preserve">(4)  other information that the secretary of state by rule determines would, if disclosed, create a material risk to the security of a voting system.</w:t>
        </w:r>
      </w:ins>
    </w:p>
    <w:p>
      <w:pPr>
        <w:spacing w:after="100" w:before="0"/>
        <w:ind w:left="0"/>
        <w:rPr>
          <w:ins w:id="90235" w:author="Co-Judge Bill Draft" w:date="2026-10-06T00:00:00Z"/>
        </w:rPr>
      </w:pPr>
      <w:ins w:id="235" w:author="Co-Judge Bill Draft" w:date="2026-10-06T00:00:00Z">
        <w:r>
          <w:t xml:space="preserve">(d)  Sensitive security information is confidential and is not subject to disclosure under Chapter 552, Government Code, and is information described by Section 552.139, Government Code.</w:t>
        </w:r>
      </w:ins>
    </w:p>
    <w:p>
      <w:pPr>
        <w:spacing w:after="100" w:before="0"/>
        <w:ind w:left="0"/>
        <w:rPr>
          <w:ins w:id="90236" w:author="Co-Judge Bill Draft" w:date="2026-10-06T00:00:00Z"/>
        </w:rPr>
      </w:pPr>
      <w:ins w:id="236" w:author="Co-Judge Bill Draft" w:date="2026-10-06T00:00:00Z">
        <w:r>
          <w:t xml:space="preserve">(e)  The fact that information is redacted under this section does not prevent the disclosure of the existence, nature, and resolution of a factual discrepancy or finding.</w:t>
        </w:r>
      </w:ins>
    </w:p>
    <w:p>
      <w:pPr>
        <w:spacing w:after="100" w:before="200"/>
        <w:ind w:left="0"/>
        <w:rPr>
          <w:ins w:id="90237" w:author="Co-Judge Bill Draft" w:date="2026-10-06T00:00:00Z"/>
        </w:rPr>
      </w:pPr>
      <w:ins w:id="237" w:author="Co-Judge Bill Draft" w:date="2026-10-06T00:00:00Z">
        <w:r>
          <w:t xml:space="preserve">Sec. 127.426.  ANALYSIS SOFTWARE. (a) Software used in an examination solely to analyze read-only copies or forensic images is not a voting system or voting system equipment for purposes of Chapter 122 if:</w:t>
        </w:r>
      </w:ins>
    </w:p>
    <w:p>
      <w:pPr>
        <w:spacing w:after="100" w:before="0"/>
        <w:ind w:left="720"/>
        <w:rPr>
          <w:ins w:id="90238" w:author="Co-Judge Bill Draft" w:date="2026-10-06T00:00:00Z"/>
        </w:rPr>
      </w:pPr>
      <w:ins w:id="238" w:author="Co-Judge Bill Draft" w:date="2026-10-06T00:00:00Z">
        <w:r>
          <w:t xml:space="preserve">(1)  the software is not installed on and does not connect to a component of a voting system;</w:t>
        </w:r>
      </w:ins>
    </w:p>
    <w:p>
      <w:pPr>
        <w:spacing w:after="100" w:before="0"/>
        <w:ind w:left="720"/>
        <w:rPr>
          <w:ins w:id="90239" w:author="Co-Judge Bill Draft" w:date="2026-10-06T00:00:00Z"/>
        </w:rPr>
      </w:pPr>
      <w:ins w:id="239" w:author="Co-Judge Bill Draft" w:date="2026-10-06T00:00:00Z">
        <w:r>
          <w:t xml:space="preserve">(2)  the software is operated on hardware described by Section 127.411(c);</w:t>
        </w:r>
      </w:ins>
    </w:p>
    <w:p>
      <w:pPr>
        <w:spacing w:after="100" w:before="0"/>
        <w:ind w:left="720"/>
        <w:rPr>
          <w:ins w:id="90240" w:author="Co-Judge Bill Draft" w:date="2026-10-06T00:00:00Z"/>
        </w:rPr>
      </w:pPr>
      <w:ins w:id="240" w:author="Co-Judge Bill Draft" w:date="2026-10-06T00:00:00Z">
        <w:r>
          <w:t xml:space="preserve">(3)  the software opens its input files in a read-only mode and does not write to an official election record;</w:t>
        </w:r>
      </w:ins>
    </w:p>
    <w:p>
      <w:pPr>
        <w:spacing w:after="100" w:before="0"/>
        <w:ind w:left="720"/>
        <w:rPr>
          <w:ins w:id="90241" w:author="Co-Judge Bill Draft" w:date="2026-10-06T00:00:00Z"/>
        </w:rPr>
      </w:pPr>
      <w:ins w:id="241" w:author="Co-Judge Bill Draft" w:date="2026-10-06T00:00:00Z">
        <w:r>
          <w:t xml:space="preserve">(4)  the software records in a log each input file and its cryptographic hash value, each parameter used, and each output produced; and</w:t>
        </w:r>
      </w:ins>
    </w:p>
    <w:p>
      <w:pPr>
        <w:spacing w:after="100" w:before="0"/>
        <w:ind w:left="720"/>
        <w:rPr>
          <w:ins w:id="90242" w:author="Co-Judge Bill Draft" w:date="2026-10-06T00:00:00Z"/>
        </w:rPr>
      </w:pPr>
      <w:ins w:id="242" w:author="Co-Judge Bill Draft" w:date="2026-10-06T00:00:00Z">
        <w:r>
          <w:t xml:space="preserve">(5)  the findings produced by the software are used only to inform the examination and the canvassing authority, and are not used to determine a vote total or whether a ballot is accepted.</w:t>
        </w:r>
      </w:ins>
    </w:p>
    <w:p>
      <w:pPr>
        <w:spacing w:after="100" w:before="0"/>
        <w:ind w:left="0"/>
        <w:rPr>
          <w:ins w:id="90243" w:author="Co-Judge Bill Draft" w:date="2026-10-06T00:00:00Z"/>
        </w:rPr>
      </w:pPr>
      <w:ins w:id="243" w:author="Co-Judge Bill Draft" w:date="2026-10-06T00:00:00Z">
        <w:r>
          <w:t xml:space="preserve">(b)  The secretary of state may prescribe functional acceptance criteria for software used under this section, including criteria for correctness, detection of discrepancies, determinism, read-only operation, logging, and the publication of a cryptographic hash value for each version, and may publish a list of software that has been shown to meet those criteria.</w:t>
        </w:r>
      </w:ins>
    </w:p>
    <w:p>
      <w:pPr>
        <w:spacing w:after="100" w:before="0"/>
        <w:ind w:left="0"/>
        <w:rPr>
          <w:ins w:id="90244" w:author="Co-Judge Bill Draft" w:date="2026-10-06T00:00:00Z"/>
        </w:rPr>
      </w:pPr>
      <w:ins w:id="244" w:author="Co-Judge Bill Draft" w:date="2026-10-06T00:00:00Z">
        <w:r>
          <w:t xml:space="preserve">(c)  The secretary of state may prescribe formats for the data used and the reports produced in an examination, and shall, to the extent practicable, use published common data formats for election results and cast vote records.</w:t>
        </w:r>
      </w:ins>
    </w:p>
    <w:p>
      <w:pPr>
        <w:spacing w:after="100" w:before="200"/>
        <w:ind w:left="0"/>
        <w:rPr>
          <w:ins w:id="90245" w:author="Co-Judge Bill Draft" w:date="2026-10-06T00:00:00Z"/>
        </w:rPr>
      </w:pPr>
      <w:ins w:id="245" w:author="Co-Judge Bill Draft" w:date="2026-10-06T00:00:00Z">
        <w:r>
          <w:t xml:space="preserve">Sec. 127.427.  PRESERVATION OF EXAMINATION RECORDS; USE IN RECOUNT AND CONTEST. (a) Each report, log, dissent, statement, video recording, read-only copy, forensic image, and item of segregated material produced in an examination is an election record and shall be preserved by the general custodian for the period for preserving the precinct election records of the election.</w:t>
        </w:r>
      </w:ins>
    </w:p>
    <w:p>
      <w:pPr>
        <w:spacing w:after="100" w:before="0"/>
        <w:ind w:left="0"/>
        <w:rPr>
          <w:ins w:id="90246" w:author="Co-Judge Bill Draft" w:date="2026-10-06T00:00:00Z"/>
        </w:rPr>
      </w:pPr>
      <w:ins w:id="246" w:author="Co-Judge Bill Draft" w:date="2026-10-06T00:00:00Z">
        <w:r>
          <w:t xml:space="preserve">(b)  A record described by Subsection (a) may be considered by a recount committee under Title 13 and by a court in an election contest under Title 14.</w:t>
        </w:r>
      </w:ins>
    </w:p>
    <w:p>
      <w:pPr>
        <w:spacing w:after="100" w:before="0"/>
        <w:ind w:left="0"/>
        <w:rPr>
          <w:ins w:id="90247" w:author="Co-Judge Bill Draft" w:date="2026-10-06T00:00:00Z"/>
        </w:rPr>
      </w:pPr>
      <w:ins w:id="247" w:author="Co-Judge Bill Draft" w:date="2026-10-06T00:00:00Z">
        <w:r>
          <w:t xml:space="preserve">(c)  A read-only copy or forensic image shall be preserved on media in the custody of the general custodian. The general custodian may not release a copy of a forensic image of a unit except to the secretary of state, to a court, or as otherwise required by law.</w:t>
        </w:r>
      </w:ins>
    </w:p>
    <w:p>
      <w:pPr>
        <w:spacing w:after="100" w:before="200"/>
        <w:ind w:left="0"/>
        <w:rPr>
          <w:ins w:id="90248" w:author="Co-Judge Bill Draft" w:date="2026-10-06T00:00:00Z"/>
        </w:rPr>
      </w:pPr>
      <w:ins w:id="248" w:author="Co-Judge Bill Draft" w:date="2026-10-06T00:00:00Z">
        <w:r>
          <w:t xml:space="preserve">Sec. 127.428.  OFFENSES. (a) A person commits an offense if the person knowingly discloses sensitive security information obtained through an examination to a person who is not authorized by this subchapter or other law to receive it. An offense under this subsection is a Class A misdemeanor, except that the offense is a state jail felony if the person discloses the information with the intent to facilitate unauthorized access to or alteration of a voting system.</w:t>
        </w:r>
      </w:ins>
    </w:p>
    <w:p>
      <w:pPr>
        <w:spacing w:after="100" w:before="0"/>
        <w:ind w:left="0"/>
        <w:rPr>
          <w:ins w:id="90249" w:author="Co-Judge Bill Draft" w:date="2026-10-06T00:00:00Z"/>
        </w:rPr>
      </w:pPr>
      <w:ins w:id="249" w:author="Co-Judge Bill Draft" w:date="2026-10-06T00:00:00Z">
        <w:r>
          <w:t xml:space="preserve">(b)  A person commits an offense if, without the authorization of the general custodian, the person knowingly:</w:t>
        </w:r>
      </w:ins>
    </w:p>
    <w:p>
      <w:pPr>
        <w:spacing w:after="100" w:before="0"/>
        <w:ind w:left="720"/>
        <w:rPr>
          <w:ins w:id="90250" w:author="Co-Judge Bill Draft" w:date="2026-10-06T00:00:00Z"/>
        </w:rPr>
      </w:pPr>
      <w:ins w:id="250" w:author="Co-Judge Bill Draft" w:date="2026-10-06T00:00:00Z">
        <w:r>
          <w:t xml:space="preserve">(1)  removes from the examination area, or retains, an original election record, ballot, read-only copy, forensic image, item of removable media, or unit; or</w:t>
        </w:r>
      </w:ins>
    </w:p>
    <w:p>
      <w:pPr>
        <w:spacing w:after="100" w:before="0"/>
        <w:ind w:left="720"/>
        <w:rPr>
          <w:ins w:id="90251" w:author="Co-Judge Bill Draft" w:date="2026-10-06T00:00:00Z"/>
        </w:rPr>
      </w:pPr>
      <w:ins w:id="251" w:author="Co-Judge Bill Draft" w:date="2026-10-06T00:00:00Z">
        <w:r>
          <w:t xml:space="preserve">(2)  connects a device to a unit or to hardware used in the examination.</w:t>
        </w:r>
      </w:ins>
    </w:p>
    <w:p>
      <w:pPr>
        <w:spacing w:after="100" w:before="0"/>
        <w:ind w:left="0"/>
        <w:rPr>
          <w:ins w:id="90252" w:author="Co-Judge Bill Draft" w:date="2026-10-06T00:00:00Z"/>
        </w:rPr>
      </w:pPr>
      <w:ins w:id="252" w:author="Co-Judge Bill Draft" w:date="2026-10-06T00:00:00Z">
        <w:r>
          <w:t xml:space="preserve">(c)  An offense under Subsection (b) is a state jail felony.</w:t>
        </w:r>
      </w:ins>
    </w:p>
    <w:p>
      <w:pPr>
        <w:spacing w:after="100" w:before="0"/>
        <w:ind w:left="0"/>
        <w:rPr>
          <w:ins w:id="90253" w:author="Co-Judge Bill Draft" w:date="2026-10-06T00:00:00Z"/>
        </w:rPr>
      </w:pPr>
      <w:ins w:id="253" w:author="Co-Judge Bill Draft" w:date="2026-10-06T00:00:00Z">
        <w:r>
          <w:t xml:space="preserve">(d)  If conduct that constitutes an offense under this section also constitutes an offense under another law, the actor may be prosecuted under this section, the other law, or both.</w:t>
        </w:r>
      </w:ins>
    </w:p>
    <w:p>
      <w:pPr>
        <w:spacing w:after="100" w:before="200"/>
        <w:ind w:left="0"/>
        <w:rPr>
          <w:ins w:id="90254" w:author="Co-Judge Bill Draft" w:date="2026-10-06T00:00:00Z"/>
        </w:rPr>
      </w:pPr>
      <w:ins w:id="254" w:author="Co-Judge Bill Draft" w:date="2026-10-06T00:00:00Z">
        <w:r>
          <w:t xml:space="preserve">Sec. 127.429.  RULES; FORMS. (a) The secretary of state shall adopt rules and prescribe forms to implement this subchapter, including:</w:t>
        </w:r>
      </w:ins>
    </w:p>
    <w:p>
      <w:pPr>
        <w:spacing w:after="100" w:before="0"/>
        <w:ind w:left="720"/>
        <w:rPr>
          <w:ins w:id="90255" w:author="Co-Judge Bill Draft" w:date="2026-10-06T00:00:00Z"/>
        </w:rPr>
      </w:pPr>
      <w:ins w:id="255" w:author="Co-Judge Bill Draft" w:date="2026-10-06T00:00:00Z">
        <w:r>
          <w:t xml:space="preserve">(1)  the forms for the request, appointment, oath, confidentiality agreement, examination plan, reconciliation reports, master discrepancy and resolution log, assurance statement, dissent, and supplemental report, each of which shall be available in a machine-readable format;</w:t>
        </w:r>
      </w:ins>
    </w:p>
    <w:p>
      <w:pPr>
        <w:spacing w:after="100" w:before="0"/>
        <w:ind w:left="720"/>
        <w:rPr>
          <w:ins w:id="90256" w:author="Co-Judge Bill Draft" w:date="2026-10-06T00:00:00Z"/>
        </w:rPr>
      </w:pPr>
      <w:ins w:id="256" w:author="Co-Judge Bill Draft" w:date="2026-10-06T00:00:00Z">
        <w:r>
          <w:t xml:space="preserve">(2)  guidance for each voting system approved for use in this state on verifying installed software and firmware against the trusted build, exporting logs, and verifying the disabling of network capabilities;</w:t>
        </w:r>
      </w:ins>
    </w:p>
    <w:p>
      <w:pPr>
        <w:spacing w:after="100" w:before="0"/>
        <w:ind w:left="720"/>
        <w:rPr>
          <w:ins w:id="90257" w:author="Co-Judge Bill Draft" w:date="2026-10-06T00:00:00Z"/>
        </w:rPr>
      </w:pPr>
      <w:ins w:id="257" w:author="Co-Judge Bill Draft" w:date="2026-10-06T00:00:00Z">
        <w:r>
          <w:t xml:space="preserve">(3)  the random selection method and the probability method required by Sections 127.420 and 127.422;</w:t>
        </w:r>
      </w:ins>
    </w:p>
    <w:p>
      <w:pPr>
        <w:spacing w:after="100" w:before="0"/>
        <w:ind w:left="720"/>
        <w:rPr>
          <w:ins w:id="90258" w:author="Co-Judge Bill Draft" w:date="2026-10-06T00:00:00Z"/>
        </w:rPr>
      </w:pPr>
      <w:ins w:id="258" w:author="Co-Judge Bill Draft" w:date="2026-10-06T00:00:00Z">
        <w:r>
          <w:t xml:space="preserve">(4)  the thresholds required by Section 127.420(d)(1);</w:t>
        </w:r>
      </w:ins>
    </w:p>
    <w:p>
      <w:pPr>
        <w:spacing w:after="100" w:before="0"/>
        <w:ind w:left="720"/>
        <w:rPr>
          <w:ins w:id="90259" w:author="Co-Judge Bill Draft" w:date="2026-10-06T00:00:00Z"/>
        </w:rPr>
      </w:pPr>
      <w:ins w:id="259" w:author="Co-Judge Bill Draft" w:date="2026-10-06T00:00:00Z">
        <w:r>
          <w:t xml:space="preserve">(5)  the training required by Sections 127.407 and 127.421;</w:t>
        </w:r>
      </w:ins>
    </w:p>
    <w:p>
      <w:pPr>
        <w:spacing w:after="100" w:before="0"/>
        <w:ind w:left="720"/>
        <w:rPr>
          <w:ins w:id="90260" w:author="Co-Judge Bill Draft" w:date="2026-10-06T00:00:00Z"/>
        </w:rPr>
      </w:pPr>
      <w:ins w:id="260" w:author="Co-Judge Bill Draft" w:date="2026-10-06T00:00:00Z">
        <w:r>
          <w:t xml:space="preserve">(6)  the categories of sensitive security information under Section 127.425(c)(4); and</w:t>
        </w:r>
      </w:ins>
    </w:p>
    <w:p>
      <w:pPr>
        <w:spacing w:after="100" w:before="0"/>
        <w:ind w:left="720"/>
        <w:rPr>
          <w:ins w:id="90261" w:author="Co-Judge Bill Draft" w:date="2026-10-06T00:00:00Z"/>
        </w:rPr>
      </w:pPr>
      <w:ins w:id="261" w:author="Co-Judge Bill Draft" w:date="2026-10-06T00:00:00Z">
        <w:r>
          <w:t xml:space="preserve">(7)  the re-acceptance procedures required by Section 127.423.</w:t>
        </w:r>
      </w:ins>
    </w:p>
    <w:p>
      <w:pPr>
        <w:spacing w:after="100" w:before="0"/>
        <w:ind w:left="0"/>
        <w:rPr>
          <w:ins w:id="90262" w:author="Co-Judge Bill Draft" w:date="2026-10-06T00:00:00Z"/>
        </w:rPr>
      </w:pPr>
      <w:ins w:id="262" w:author="Co-Judge Bill Draft" w:date="2026-10-06T00:00:00Z">
        <w:r>
          <w:t xml:space="preserve">(b)  As a condition of the approval of a voting system under Chapter 122, the secretary of state may require the vendor to furnish the trusted build file manifest and hash values and the documentation and tools necessary to export logs and verify software and firmware without altering the equipment.</w:t>
        </w:r>
      </w:ins>
    </w:p>
    <w:p>
      <w:pPr>
        <w:spacing w:after="100" w:before="200"/>
        <w:ind w:left="0"/>
        <w:rPr>
          <w:ins w:id="90263" w:author="Co-Judge Bill Draft" w:date="2026-10-06T00:00:00Z"/>
        </w:rPr>
      </w:pPr>
      <w:ins w:id="263" w:author="Co-Judge Bill Draft" w:date="2026-10-06T00:00:00Z">
        <w:r>
          <w:t xml:space="preserve">Sec. 127.430.  REPORT TO LEGISLATURE. Not later than January 15 of each odd-numbered year, the secretary of state shall submit to the governor, the lieutenant governor, the speaker of the house of representatives, and the standing committees of the legislature with jurisdiction over elections a report on examinations conducted under this subchapter during the preceding two years, including the number of examinations requested, the costs incurred by counties and the state, a summary of factual discrepancies by category, the results of integrity examinations, the number of referred and unresolved items, and recommendations for legislative or administrative changes.</w:t>
        </w:r>
      </w:ins>
    </w:p>
    <w:p>
      <w:pPr>
        <w:spacing w:after="100" w:before="200"/>
        <w:ind w:left="0"/>
        <w:rPr>
          <w:ins w:id="90264" w:author="Co-Judge Bill Draft" w:date="2026-10-06T00:00:00Z"/>
        </w:rPr>
      </w:pPr>
      <w:ins w:id="264" w:author="Co-Judge Bill Draft" w:date="2026-10-06T00:00:00Z">
        <w:r>
          <w:t xml:space="preserve">Sec. 127.431.  CONSTRUCTION. This subchapter does not limit:</w:t>
        </w:r>
      </w:ins>
    </w:p>
    <w:p>
      <w:pPr>
        <w:spacing w:after="100" w:before="0"/>
        <w:ind w:left="720"/>
        <w:rPr>
          <w:ins w:id="90265" w:author="Co-Judge Bill Draft" w:date="2026-10-06T00:00:00Z"/>
        </w:rPr>
      </w:pPr>
      <w:ins w:id="265" w:author="Co-Judge Bill Draft" w:date="2026-10-06T00:00:00Z">
        <w:r>
          <w:t xml:space="preserve">(1)  the rights of a watcher under Chapter 33;</w:t>
        </w:r>
      </w:ins>
    </w:p>
    <w:p>
      <w:pPr>
        <w:spacing w:after="100" w:before="0"/>
        <w:ind w:left="720"/>
        <w:rPr>
          <w:ins w:id="90266" w:author="Co-Judge Bill Draft" w:date="2026-10-06T00:00:00Z"/>
        </w:rPr>
      </w:pPr>
      <w:ins w:id="266" w:author="Co-Judge Bill Draft" w:date="2026-10-06T00:00:00Z">
        <w:r>
          <w:t xml:space="preserve">(2)  a recount under Title 13 or an election contest under Title 14;</w:t>
        </w:r>
      </w:ins>
    </w:p>
    <w:p>
      <w:pPr>
        <w:spacing w:after="100" w:before="0"/>
        <w:ind w:left="720"/>
        <w:rPr>
          <w:ins w:id="90267" w:author="Co-Judge Bill Draft" w:date="2026-10-06T00:00:00Z"/>
        </w:rPr>
      </w:pPr>
      <w:ins w:id="267" w:author="Co-Judge Bill Draft" w:date="2026-10-06T00:00:00Z">
        <w:r>
          <w:t xml:space="preserve">(3)  the count required by Section 127.201, a risk-limiting audit under Subchapter I, or an audit under Subchapter J; or</w:t>
        </w:r>
      </w:ins>
    </w:p>
    <w:p>
      <w:pPr>
        <w:spacing w:after="100" w:before="0"/>
        <w:ind w:left="720"/>
        <w:rPr>
          <w:ins w:id="90268" w:author="Co-Judge Bill Draft" w:date="2026-10-06T00:00:00Z"/>
        </w:rPr>
      </w:pPr>
      <w:ins w:id="268" w:author="Co-Judge Bill Draft" w:date="2026-10-06T00:00:00Z">
        <w:r>
          <w:t xml:space="preserve">(4)  the authority of the secretary of state under other law.</w:t>
        </w:r>
      </w:ins>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sz w:val="32"/>
      <w:szCs w:val="32"/>
    </w:rPr>
  </w:style>
  <w:style w:type="paragraph" w:styleId="Heading1">
    <w:name w:val="Heading 1"/>
    <w:basedOn w:val="Normal"/>
    <w:next w:val="Normal"/>
    <w:qFormat/>
    <w:pPr>
      <w:spacing w:after="120" w:before="240"/>
      <w:outlineLvl w:val="0"/>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Election Code Chapters 67 and 127 as amended by the co-judge reconciliation bill</dc:title>
  <dc:creator>Claude</dc:creator>
  <cp:lastModifiedBy>Un-named</cp:lastModifiedBy>
  <cp:revision>1</cp:revision>
  <dcterms:created xsi:type="dcterms:W3CDTF">2026-10-06T02:06:30.066Z</dcterms:created>
  <dcterms:modified xsi:type="dcterms:W3CDTF">2026-10-06T02:06:30.067Z</dcterms:modified>
</cp:coreProperties>
</file>

<file path=docProps/custom.xml><?xml version="1.0" encoding="utf-8"?>
<Properties xmlns="http://schemas.openxmlformats.org/officeDocument/2006/custom-properties" xmlns:vt="http://schemas.openxmlformats.org/officeDocument/2006/docPropsVTypes"/>
</file>